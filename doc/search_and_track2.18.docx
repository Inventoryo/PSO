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E1AA8" w14:textId="6BF3C995" w:rsidR="0060532B" w:rsidRPr="008C0A39" w:rsidRDefault="003845DA" w:rsidP="0060532B">
      <w:pPr>
        <w:pStyle w:val="MDPI11articletype"/>
        <w:rPr>
          <w:i w:val="0"/>
        </w:rPr>
      </w:pPr>
      <w:r w:rsidRPr="008C0A39">
        <w:rPr>
          <w:i w:val="0"/>
        </w:rPr>
        <w:fldChar w:fldCharType="begin"/>
      </w:r>
      <w:r w:rsidRPr="008C0A39">
        <w:rPr>
          <w:i w:val="0"/>
        </w:rPr>
        <w:instrText xml:space="preserve"> MACROBUTTON MTEditEquationSection2 </w:instrText>
      </w:r>
      <w:r w:rsidRPr="008C0A39">
        <w:rPr>
          <w:rStyle w:val="MTEquationSection"/>
          <w:rFonts w:ascii="宋体" w:eastAsia="宋体" w:hAnsi="宋体" w:cs="宋体" w:hint="eastAsia"/>
          <w:i w:val="0"/>
        </w:rPr>
        <w:instrText>公式章</w:instrText>
      </w:r>
      <w:r w:rsidRPr="008C0A39">
        <w:rPr>
          <w:rStyle w:val="MTEquationSection"/>
          <w:i w:val="0"/>
        </w:rPr>
        <w:instrText xml:space="preserve"> 1 </w:instrText>
      </w:r>
      <w:r w:rsidRPr="008C0A39">
        <w:rPr>
          <w:rStyle w:val="MTEquationSection"/>
          <w:rFonts w:ascii="宋体" w:eastAsia="宋体" w:hAnsi="宋体" w:cs="宋体" w:hint="eastAsia"/>
          <w:i w:val="0"/>
        </w:rPr>
        <w:instrText>节</w:instrText>
      </w:r>
      <w:r w:rsidRPr="008C0A39">
        <w:rPr>
          <w:rStyle w:val="MTEquationSection"/>
          <w:i w:val="0"/>
        </w:rPr>
        <w:instrText xml:space="preserve"> 1</w:instrText>
      </w:r>
      <w:r w:rsidRPr="008C0A39">
        <w:rPr>
          <w:i w:val="0"/>
        </w:rPr>
        <w:fldChar w:fldCharType="begin"/>
      </w:r>
      <w:r w:rsidRPr="008C0A39">
        <w:rPr>
          <w:i w:val="0"/>
        </w:rPr>
        <w:instrText xml:space="preserve"> SEQ MTEqn \r \h \* MERGEFORMAT </w:instrText>
      </w:r>
      <w:r w:rsidRPr="008C0A39">
        <w:rPr>
          <w:i w:val="0"/>
        </w:rPr>
        <w:fldChar w:fldCharType="end"/>
      </w:r>
      <w:r w:rsidRPr="008C0A39">
        <w:rPr>
          <w:i w:val="0"/>
        </w:rPr>
        <w:fldChar w:fldCharType="begin"/>
      </w:r>
      <w:r w:rsidRPr="008C0A39">
        <w:rPr>
          <w:i w:val="0"/>
        </w:rPr>
        <w:instrText xml:space="preserve"> SEQ MTSec \r 1 \h \* MERGEFORMAT </w:instrText>
      </w:r>
      <w:r w:rsidRPr="008C0A39">
        <w:rPr>
          <w:i w:val="0"/>
        </w:rPr>
        <w:fldChar w:fldCharType="end"/>
      </w:r>
      <w:r w:rsidRPr="008C0A39">
        <w:rPr>
          <w:i w:val="0"/>
        </w:rPr>
        <w:fldChar w:fldCharType="begin"/>
      </w:r>
      <w:r w:rsidRPr="008C0A39">
        <w:rPr>
          <w:i w:val="0"/>
        </w:rPr>
        <w:instrText xml:space="preserve"> SEQ MTChap \r 1 \h \* MERGEFORMAT </w:instrText>
      </w:r>
      <w:r w:rsidRPr="008C0A39">
        <w:rPr>
          <w:i w:val="0"/>
        </w:rPr>
        <w:fldChar w:fldCharType="end"/>
      </w:r>
      <w:r w:rsidRPr="008C0A39">
        <w:rPr>
          <w:i w:val="0"/>
        </w:rPr>
        <w:fldChar w:fldCharType="end"/>
      </w:r>
      <w:r w:rsidR="0060532B" w:rsidRPr="008C0A39">
        <w:rPr>
          <w:i w:val="0"/>
        </w:rPr>
        <w:t>Type of the Paper (Article, Review, Communication, etc.)</w:t>
      </w:r>
    </w:p>
    <w:p w14:paraId="344194D2" w14:textId="1558E974" w:rsidR="0060532B" w:rsidRPr="008C0A39" w:rsidRDefault="001A51B9" w:rsidP="0060532B">
      <w:pPr>
        <w:pStyle w:val="MDPI12title"/>
      </w:pPr>
      <w:r w:rsidRPr="008C0A39">
        <w:t>Distributed Multi-target Search</w:t>
      </w:r>
      <w:r w:rsidR="00E56180">
        <w:t>-</w:t>
      </w:r>
      <w:r w:rsidRPr="008C0A39">
        <w:t>Track</w:t>
      </w:r>
      <w:r w:rsidR="00E56180">
        <w:t xml:space="preserve"> Mission Planning</w:t>
      </w:r>
      <w:r w:rsidRPr="008C0A39">
        <w:t xml:space="preserve"> for Unmanned Aerial Vehicles in Uncertain Environment</w:t>
      </w:r>
    </w:p>
    <w:p w14:paraId="52F70472" w14:textId="77777777" w:rsidR="00E1123B" w:rsidRPr="008C0A39" w:rsidRDefault="0060532B" w:rsidP="0060532B">
      <w:pPr>
        <w:pStyle w:val="MDPI13authornames"/>
      </w:pPr>
      <w:r w:rsidRPr="008C0A39">
        <w:t xml:space="preserve">Firstname Lastname </w:t>
      </w:r>
      <w:r w:rsidRPr="008C0A39">
        <w:rPr>
          <w:vertAlign w:val="superscript"/>
        </w:rPr>
        <w:t>1</w:t>
      </w:r>
      <w:r w:rsidRPr="008C0A39">
        <w:t xml:space="preserve">, Firstname Lastname </w:t>
      </w:r>
      <w:r w:rsidRPr="008C0A39">
        <w:rPr>
          <w:vertAlign w:val="superscript"/>
        </w:rPr>
        <w:t>2</w:t>
      </w:r>
      <w:r w:rsidRPr="008C0A39">
        <w:t xml:space="preserve"> and Firstname Lastname </w:t>
      </w:r>
      <w:r w:rsidRPr="008C0A39">
        <w:rPr>
          <w:vertAlign w:val="superscript"/>
        </w:rPr>
        <w:t>2,</w:t>
      </w:r>
      <w:r w:rsidRPr="008C0A39">
        <w:t>*</w:t>
      </w:r>
    </w:p>
    <w:tbl>
      <w:tblPr>
        <w:tblpPr w:leftFromText="198" w:rightFromText="198" w:vertAnchor="page" w:horzAnchor="margin" w:tblpY="10436"/>
        <w:tblW w:w="2410" w:type="dxa"/>
        <w:tblLayout w:type="fixed"/>
        <w:tblCellMar>
          <w:left w:w="0" w:type="dxa"/>
          <w:right w:w="0" w:type="dxa"/>
        </w:tblCellMar>
        <w:tblLook w:val="04A0" w:firstRow="1" w:lastRow="0" w:firstColumn="1" w:lastColumn="0" w:noHBand="0" w:noVBand="1"/>
      </w:tblPr>
      <w:tblGrid>
        <w:gridCol w:w="2410"/>
      </w:tblGrid>
      <w:tr w:rsidR="00E1123B" w:rsidRPr="008C0A39" w14:paraId="3C723A98" w14:textId="77777777" w:rsidTr="00DD34B8">
        <w:tc>
          <w:tcPr>
            <w:tcW w:w="2410" w:type="dxa"/>
            <w:shd w:val="clear" w:color="auto" w:fill="auto"/>
          </w:tcPr>
          <w:p w14:paraId="6972602E" w14:textId="77777777" w:rsidR="00E1123B" w:rsidRPr="008C0A39" w:rsidRDefault="00E1123B" w:rsidP="00DD34B8">
            <w:pPr>
              <w:pStyle w:val="MDPI61Citation"/>
              <w:spacing w:after="120" w:line="240" w:lineRule="exact"/>
            </w:pPr>
            <w:r w:rsidRPr="008C0A39">
              <w:rPr>
                <w:b/>
              </w:rPr>
              <w:t xml:space="preserve">Citation: </w:t>
            </w:r>
            <w:r w:rsidRPr="008C0A39">
              <w:t>To be added by editorial staff during production.</w:t>
            </w:r>
          </w:p>
          <w:p w14:paraId="63E0AB96" w14:textId="77777777" w:rsidR="00E1123B" w:rsidRPr="008C0A39" w:rsidRDefault="00E1123B" w:rsidP="00DD34B8">
            <w:pPr>
              <w:pStyle w:val="MDPI15academiceditor"/>
              <w:spacing w:after="120"/>
            </w:pPr>
            <w:r w:rsidRPr="008C0A39">
              <w:t>Academic Editor: Firstname Lastname</w:t>
            </w:r>
          </w:p>
          <w:p w14:paraId="3D238264" w14:textId="77777777" w:rsidR="00E1123B" w:rsidRPr="008C0A39" w:rsidRDefault="00E1123B" w:rsidP="00DD34B8">
            <w:pPr>
              <w:pStyle w:val="MDPI14history"/>
              <w:spacing w:before="120"/>
            </w:pPr>
            <w:r w:rsidRPr="008C0A39">
              <w:t>Received: date</w:t>
            </w:r>
          </w:p>
          <w:p w14:paraId="164E1B8F" w14:textId="77777777" w:rsidR="00E1123B" w:rsidRPr="008C0A39" w:rsidRDefault="00E1123B" w:rsidP="00DD34B8">
            <w:pPr>
              <w:pStyle w:val="MDPI14history"/>
            </w:pPr>
            <w:r w:rsidRPr="008C0A39">
              <w:t>Accepted: date</w:t>
            </w:r>
          </w:p>
          <w:p w14:paraId="4D83FFA3" w14:textId="77777777" w:rsidR="00E1123B" w:rsidRPr="008C0A39" w:rsidRDefault="00E1123B" w:rsidP="00DD34B8">
            <w:pPr>
              <w:pStyle w:val="MDPI14history"/>
              <w:spacing w:after="120"/>
            </w:pPr>
            <w:r w:rsidRPr="008C0A39">
              <w:t>Published: date</w:t>
            </w:r>
          </w:p>
          <w:p w14:paraId="5BF2DD04" w14:textId="77777777" w:rsidR="00E1123B" w:rsidRPr="008C0A39" w:rsidRDefault="00E1123B" w:rsidP="00DD34B8">
            <w:pPr>
              <w:pStyle w:val="MDPI63Notes"/>
              <w:jc w:val="both"/>
            </w:pPr>
            <w:r w:rsidRPr="008C0A39">
              <w:rPr>
                <w:b/>
              </w:rPr>
              <w:t>Publisher’s Note:</w:t>
            </w:r>
            <w:r w:rsidRPr="008C0A39">
              <w:t xml:space="preserve"> MDPI stays neutral with regard to jurisdictional claims in published maps and institutional affiliations.</w:t>
            </w:r>
          </w:p>
          <w:p w14:paraId="0F15C344" w14:textId="77777777" w:rsidR="00E1123B" w:rsidRPr="008C0A39" w:rsidRDefault="00E1123B" w:rsidP="00DD34B8">
            <w:pPr>
              <w:adjustRightInd w:val="0"/>
              <w:snapToGrid w:val="0"/>
              <w:spacing w:before="120" w:line="240" w:lineRule="atLeast"/>
              <w:ind w:right="113"/>
              <w:jc w:val="left"/>
              <w:rPr>
                <w:rFonts w:eastAsia="等线"/>
                <w:bCs/>
                <w:sz w:val="14"/>
                <w:szCs w:val="14"/>
                <w:lang w:bidi="en-US"/>
              </w:rPr>
            </w:pPr>
            <w:r w:rsidRPr="008C0A39">
              <w:rPr>
                <w:rFonts w:eastAsia="等线"/>
              </w:rPr>
              <w:drawing>
                <wp:inline distT="0" distB="0" distL="0" distR="0" wp14:anchorId="01B5D020" wp14:editId="36FE0330">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50F0AEE4" w14:textId="77777777" w:rsidR="00E1123B" w:rsidRPr="008C0A39" w:rsidRDefault="00E1123B" w:rsidP="00DD34B8">
            <w:pPr>
              <w:adjustRightInd w:val="0"/>
              <w:snapToGrid w:val="0"/>
              <w:spacing w:before="60" w:line="240" w:lineRule="atLeast"/>
              <w:ind w:right="113"/>
              <w:rPr>
                <w:rFonts w:eastAsia="等线"/>
                <w:bCs/>
                <w:sz w:val="14"/>
                <w:szCs w:val="14"/>
                <w:lang w:bidi="en-US"/>
              </w:rPr>
            </w:pPr>
            <w:r w:rsidRPr="008C0A39">
              <w:rPr>
                <w:rFonts w:eastAsia="等线"/>
                <w:b/>
                <w:bCs/>
                <w:sz w:val="14"/>
                <w:szCs w:val="14"/>
                <w:lang w:bidi="en-US"/>
              </w:rPr>
              <w:t>Copyright:</w:t>
            </w:r>
            <w:r w:rsidRPr="008C0A39">
              <w:rPr>
                <w:rFonts w:eastAsia="等线"/>
                <w:bCs/>
                <w:sz w:val="14"/>
                <w:szCs w:val="14"/>
                <w:lang w:bidi="en-US"/>
              </w:rPr>
              <w:t xml:space="preserve"> © 2022 by the authors. Submitted for possible open access publication under the terms and conditions of the Creative Commons Attribution (CC BY) license (https://creativecommons.org/licenses/by/4.0/).</w:t>
            </w:r>
          </w:p>
        </w:tc>
      </w:tr>
    </w:tbl>
    <w:p w14:paraId="053EA3ED" w14:textId="77777777" w:rsidR="0060532B" w:rsidRPr="008C0A39" w:rsidRDefault="002E63B0" w:rsidP="0060532B">
      <w:pPr>
        <w:pStyle w:val="MDPI16affiliation"/>
      </w:pPr>
      <w:r w:rsidRPr="008C0A39">
        <w:rPr>
          <w:vertAlign w:val="superscript"/>
        </w:rPr>
        <w:t>1</w:t>
      </w:r>
      <w:r w:rsidR="0060532B" w:rsidRPr="008C0A39">
        <w:tab/>
        <w:t>Affiliation 1; e-mail@e-mail.com</w:t>
      </w:r>
    </w:p>
    <w:p w14:paraId="4F23723F" w14:textId="77777777" w:rsidR="0060532B" w:rsidRPr="008C0A39" w:rsidRDefault="0060532B" w:rsidP="0060532B">
      <w:pPr>
        <w:pStyle w:val="MDPI16affiliation"/>
      </w:pPr>
      <w:r w:rsidRPr="008C0A39">
        <w:rPr>
          <w:vertAlign w:val="superscript"/>
        </w:rPr>
        <w:t>2</w:t>
      </w:r>
      <w:r w:rsidRPr="008C0A39">
        <w:tab/>
        <w:t>Affiliation 2; e-mail@e-mail.com</w:t>
      </w:r>
    </w:p>
    <w:p w14:paraId="1DE2A8BD" w14:textId="77777777" w:rsidR="0060532B" w:rsidRPr="008C0A39" w:rsidRDefault="0060532B" w:rsidP="0060532B">
      <w:pPr>
        <w:pStyle w:val="MDPI16affiliation"/>
      </w:pPr>
      <w:r w:rsidRPr="008C0A39">
        <w:rPr>
          <w:b/>
        </w:rPr>
        <w:t>*</w:t>
      </w:r>
      <w:r w:rsidRPr="008C0A39">
        <w:tab/>
        <w:t>Correspondence: e-mail@e-mail.com; Tel.: (optional; include country code; if there are multiple corresponding authors, add author initials)</w:t>
      </w:r>
    </w:p>
    <w:p w14:paraId="1B7029F0" w14:textId="77777777" w:rsidR="0060532B" w:rsidRPr="008C0A39" w:rsidRDefault="0060532B" w:rsidP="0060532B">
      <w:pPr>
        <w:pStyle w:val="MDPI17abstract"/>
        <w:rPr>
          <w:szCs w:val="18"/>
        </w:rPr>
      </w:pPr>
      <w:r w:rsidRPr="008C0A39">
        <w:rPr>
          <w:b/>
          <w:szCs w:val="18"/>
        </w:rPr>
        <w:t xml:space="preserve">Abstract: </w:t>
      </w:r>
      <w:r w:rsidRPr="008C0A39">
        <w:rPr>
          <w:szCs w:val="18"/>
        </w:rPr>
        <w:t>A single paragraph of about 200 words maximum. For research articles, abstracts should give a pertinent overview of the work. We strongly encourage authors to use the following style of structured abstracts, but without headings: (1) Background: Place the question addressed in a broad context and highlight the purpose of the study</w:t>
      </w:r>
      <w:r w:rsidR="009710EE" w:rsidRPr="008C0A39">
        <w:rPr>
          <w:szCs w:val="18"/>
        </w:rPr>
        <w:t xml:space="preserve">; (2) Methods: briefly describe the main methods or treatments applied; (3) Results: summarize the </w:t>
      </w:r>
      <w:r w:rsidR="00CE3182" w:rsidRPr="008C0A39">
        <w:rPr>
          <w:szCs w:val="18"/>
        </w:rPr>
        <w:t>article</w:t>
      </w:r>
      <w:r w:rsidR="00CE3182" w:rsidRPr="008C0A39">
        <w:rPr>
          <w:rFonts w:hint="eastAsia"/>
          <w:szCs w:val="18"/>
        </w:rPr>
        <w:t>’</w:t>
      </w:r>
      <w:r w:rsidR="00CE3182" w:rsidRPr="008C0A39">
        <w:rPr>
          <w:szCs w:val="18"/>
        </w:rPr>
        <w:t>s</w:t>
      </w:r>
      <w:r w:rsidR="009710EE" w:rsidRPr="008C0A39">
        <w:rPr>
          <w:szCs w:val="18"/>
        </w:rPr>
        <w:t xml:space="preserve"> main findings; (4) Conclusions: indicate the main conclus</w:t>
      </w:r>
      <w:r w:rsidR="00D011AE" w:rsidRPr="008C0A39">
        <w:rPr>
          <w:szCs w:val="18"/>
        </w:rPr>
        <w:t>ions or interpretations. The ab</w:t>
      </w:r>
      <w:r w:rsidR="009710EE" w:rsidRPr="008C0A39">
        <w:rPr>
          <w:szCs w:val="18"/>
        </w:rPr>
        <w:t>stract should be an objective representation of the article and it must not contain results that are not presented and substantiated in the main text and should not exaggerate the main conclusions.</w:t>
      </w:r>
    </w:p>
    <w:p w14:paraId="39059668" w14:textId="77777777" w:rsidR="0060532B" w:rsidRPr="008C0A39" w:rsidRDefault="0060532B" w:rsidP="0060532B">
      <w:pPr>
        <w:pStyle w:val="MDPI18keywords"/>
        <w:rPr>
          <w:szCs w:val="18"/>
        </w:rPr>
      </w:pPr>
      <w:r w:rsidRPr="008C0A39">
        <w:rPr>
          <w:b/>
          <w:szCs w:val="18"/>
        </w:rPr>
        <w:t xml:space="preserve">Keywords: </w:t>
      </w:r>
      <w:r w:rsidRPr="008C0A39">
        <w:rPr>
          <w:szCs w:val="18"/>
        </w:rPr>
        <w:t xml:space="preserve">keyword 1; keyword 2; keyword 3 (List three to ten pertinent keywords </w:t>
      </w:r>
      <w:r w:rsidR="003035BE" w:rsidRPr="008C0A39">
        <w:rPr>
          <w:szCs w:val="18"/>
        </w:rPr>
        <w:t xml:space="preserve">specific to the article yet </w:t>
      </w:r>
      <w:r w:rsidRPr="008C0A39">
        <w:rPr>
          <w:szCs w:val="18"/>
        </w:rPr>
        <w:t>reasonably common within the subject discipline.)</w:t>
      </w:r>
    </w:p>
    <w:p w14:paraId="2667F2CB" w14:textId="77777777" w:rsidR="0060532B" w:rsidRPr="008C0A39" w:rsidRDefault="0060532B" w:rsidP="0060532B">
      <w:pPr>
        <w:pStyle w:val="MDPI19line"/>
      </w:pPr>
    </w:p>
    <w:p w14:paraId="008812B6" w14:textId="77777777" w:rsidR="0060532B" w:rsidRPr="008C0A39" w:rsidRDefault="0060532B" w:rsidP="0060532B">
      <w:pPr>
        <w:pStyle w:val="MDPI21heading1"/>
        <w:rPr>
          <w:lang w:eastAsia="zh-CN"/>
        </w:rPr>
      </w:pPr>
      <w:r w:rsidRPr="008C0A39">
        <w:rPr>
          <w:lang w:eastAsia="zh-CN"/>
        </w:rPr>
        <w:t>1. Introduction</w:t>
      </w:r>
    </w:p>
    <w:p w14:paraId="7F4291AD" w14:textId="276A8199" w:rsidR="0060532B" w:rsidRDefault="003A18CF" w:rsidP="00857090">
      <w:pPr>
        <w:pStyle w:val="MDPI31text"/>
        <w:rPr>
          <w:rFonts w:ascii="宋体" w:eastAsia="宋体" w:hAnsi="宋体" w:cs="宋体"/>
          <w:lang w:eastAsia="zh-CN" w:bidi="ar-SA"/>
        </w:rPr>
      </w:pPr>
      <w:r w:rsidRPr="00857090">
        <w:rPr>
          <w:lang w:bidi="ar-SA"/>
        </w:rPr>
        <w:t>W</w:t>
      </w:r>
      <w:r w:rsidRPr="00857090">
        <w:rPr>
          <w:rFonts w:hint="eastAsia"/>
          <w:lang w:bidi="ar-SA"/>
        </w:rPr>
        <w:t>i</w:t>
      </w:r>
      <w:r w:rsidRPr="00857090">
        <w:rPr>
          <w:lang w:bidi="ar-SA"/>
        </w:rPr>
        <w:t>th the increasingly complex and changeable mission environment, multiple unmanned aerial vehicle</w:t>
      </w:r>
      <w:r w:rsidRPr="00857090">
        <w:rPr>
          <w:rFonts w:hint="eastAsia"/>
          <w:lang w:bidi="ar-SA"/>
        </w:rPr>
        <w:t>s</w:t>
      </w:r>
      <w:r w:rsidRPr="00857090">
        <w:rPr>
          <w:lang w:bidi="ar-SA"/>
        </w:rPr>
        <w:t xml:space="preserve"> (UAVs) have been used to form a cooperative combat system with complementary advantages and cooperation in reconnaissance mission area</w:t>
      </w:r>
      <w:r w:rsidRPr="00857090">
        <w:rPr>
          <w:rFonts w:hint="eastAsia"/>
          <w:lang w:bidi="ar-SA"/>
        </w:rPr>
        <w:t>s</w:t>
      </w:r>
      <w:r w:rsidRPr="00857090">
        <w:rPr>
          <w:lang w:bidi="ar-SA"/>
        </w:rPr>
        <w:t xml:space="preserve"> to improve the overall combat capability of UAVs in complex and changeable battlefield situation environment</w:t>
      </w:r>
      <w:r w:rsidRPr="00857090">
        <w:rPr>
          <w:lang w:bidi="ar-SA"/>
        </w:rPr>
        <w:fldChar w:fldCharType="begin"/>
      </w:r>
      <w:r w:rsidR="00A50335" w:rsidRPr="00857090">
        <w:rPr>
          <w:rFonts w:eastAsia="宋体"/>
        </w:rPr>
        <w:instrText xml:space="preserve"> ADDIN EN.CITE &lt;EndNote&gt;&lt;Cite&gt;&lt;Author&gt;Ollero&lt;/Author&gt;&lt;RecNum&gt;134&lt;/RecNum&gt;&lt;DisplayText&gt;&lt;style face="superscript"&gt;[1]&lt;/style&gt;&lt;/DisplayText&gt;&lt;record&gt;&lt;rec-number&gt;134&lt;/rec-number&gt;&lt;foreign-keys&gt;&lt;key app="EN" db-id="dps9wrapzrf2w5ea2scvttexxwt0x99p92xf" timestamp="1635774886"&gt;134&lt;/key&gt;&lt;/foreign-keys&gt;&lt;ref-type name="Conference Proceedings"&gt;10&lt;/ref-type&gt;&lt;contributors&gt;&lt;authors&gt;&lt;author&gt;Ollero, A.&lt;/author&gt;&lt;author&gt;Kondak, K.&lt;/author&gt;&lt;/authors&gt;&lt;/contributors&gt;&lt;titles&gt;&lt;title&gt;10 years in the cooperation of unmanned aerial systems&lt;/title&gt;&lt;/titles&gt;&lt;pages&gt;5450-5451&lt;/pages&gt;&lt;num-vols&gt;Conference Proceedings&lt;/num-vols&gt;&lt;keywords&gt;&lt;keyword&gt;Fires&lt;/keyword&gt;&lt;keyword&gt;Helicopters&lt;/keyword&gt;&lt;keyword&gt;Monitoring&lt;/keyword&gt;&lt;keyword&gt;Robot kinematics&lt;/keyword&gt;&lt;keyword&gt;Sensors&lt;/keyword&gt;&lt;/keywords&gt;&lt;dates&gt;&lt;pub-dates&gt;&lt;date&gt;2012&lt;/date&gt;&lt;/pub-dates&gt;&lt;/dates&gt;&lt;publisher&gt;IEEE&lt;/publisher&gt;&lt;isbn&gt;2153-0858&lt;/isbn&gt;&lt;urls&gt;&lt;related-urls&gt;&lt;url&gt;https://go.exlibris.link/scK5Nl5Y&lt;/url&gt;&lt;/related-urls&gt;&lt;/urls&gt;&lt;electronic-resource-num&gt;10.1109/IROS.2012.6385432&lt;/electronic-resource-num&gt;&lt;language&gt;English&lt;/language&gt;&lt;/record&gt;&lt;/Cite&gt;&lt;/EndNote&gt;</w:instrText>
      </w:r>
      <w:r w:rsidRPr="00857090">
        <w:rPr>
          <w:lang w:bidi="ar-SA"/>
        </w:rPr>
        <w:fldChar w:fldCharType="separate"/>
      </w:r>
      <w:r w:rsidR="00A50335" w:rsidRPr="00857090">
        <w:rPr>
          <w:rFonts w:eastAsia="宋体"/>
        </w:rPr>
        <w:t>[1]</w:t>
      </w:r>
      <w:r w:rsidRPr="00857090">
        <w:rPr>
          <w:lang w:bidi="ar-SA"/>
        </w:rPr>
        <w:fldChar w:fldCharType="end"/>
      </w:r>
      <w:r w:rsidRPr="00857090">
        <w:rPr>
          <w:lang w:bidi="ar-SA"/>
        </w:rPr>
        <w:t xml:space="preserve">. UAV swarm system is inspired by swarm intelligence derived from the biological swarm behavior in nature such as the behavior of ants and bees which is coordinated and controlled according to the swarm intelligence principle, making full use of its local perception and interaction ability to complete relatively complex tasks. Meanwhile, as the number of UAVs increases, their computational and communication complexity increases dramatically. Moreover, the UAV swarm has high requirements for  system robustness, communication reliability, and </w:t>
      </w:r>
      <w:r w:rsidRPr="00857090">
        <w:rPr>
          <w:rFonts w:hint="eastAsia"/>
          <w:lang w:bidi="ar-SA"/>
        </w:rPr>
        <w:t>ca</w:t>
      </w:r>
      <w:r w:rsidRPr="00857090">
        <w:rPr>
          <w:lang w:bidi="ar-SA"/>
        </w:rPr>
        <w:t>pacity. The distributed control architecture is widely used which adopts an autonomous and collaborative approach and can divide the complex problem into sub-problems that can be solved by UAV at each node, giving full play to the autonomous capability of each UAV and greatly improving the compute efficiency, such as search and rescue (SAR)</w:t>
      </w:r>
      <w:r w:rsidRPr="00857090">
        <w:rPr>
          <w:lang w:bidi="ar-SA"/>
        </w:rPr>
        <w:fldChar w:fldCharType="begin"/>
      </w:r>
      <w:r w:rsidR="00A50335" w:rsidRPr="00857090">
        <w:rPr>
          <w:rFonts w:eastAsia="宋体"/>
        </w:rPr>
        <w:instrText xml:space="preserve"> ADDIN EN.CITE &lt;EndNote&gt;&lt;Cite&gt;&lt;Author&gt;Du&lt;/Author&gt;&lt;Year&gt;2019&lt;/Year&gt;&lt;RecNum&gt;93&lt;/RecNum&gt;&lt;DisplayText&gt;&lt;style face="superscript"&gt;[2]&lt;/style&gt;&lt;/DisplayText&gt;&lt;record&gt;&lt;rec-number&gt;93&lt;/rec-number&gt;&lt;foreign-keys&gt;&lt;key app="EN" db-id="dps9wrapzrf2w5ea2scvttexxwt0x99p92xf" timestamp="1635435143"&gt;93&lt;/key&gt;&lt;/foreign-keys&gt;&lt;ref-type name="Journal Article"&gt;17&lt;/ref-type&gt;&lt;contributors&gt;&lt;authors&gt;&lt;author&gt;Du, Yi-Chen&lt;/author&gt;&lt;author&gt;Zhang, Min-Xia&lt;/author&gt;&lt;author&gt;Ling, Hai-Feng&lt;/author&gt;&lt;author&gt;Zheng, Yu-Jun&lt;/author&gt;&lt;/authors&gt;&lt;/contributors&gt;&lt;titles&gt;&lt;title&gt;Evolutionary Planning of Multi-UAV Search for Missing Tourists&lt;/title&gt;&lt;secondary-title&gt;IEEE Access&lt;/secondary-title&gt;&lt;/titles&gt;&lt;periodical&gt;&lt;full-title&gt;IEEE access&lt;/full-title&gt;&lt;/periodical&gt;&lt;pages&gt;73480-73492&lt;/pages&gt;&lt;volume&gt;7&lt;/volume&gt;&lt;dates&gt;&lt;year&gt;2019&lt;/year&gt;&lt;pub-dates&gt;&lt;date&gt;2019&lt;/date&gt;&lt;/pub-dates&gt;&lt;/dates&gt;&lt;isbn&gt;2169-3536&lt;/isbn&gt;&lt;urls&gt;&lt;/urls&gt;&lt;electronic-resource-num&gt;10.1109/ACCESS.2019.2920623&lt;/electronic-resource-num&gt;&lt;/record&gt;&lt;/Cite&gt;&lt;/EndNote&gt;</w:instrText>
      </w:r>
      <w:r w:rsidRPr="00857090">
        <w:rPr>
          <w:lang w:bidi="ar-SA"/>
        </w:rPr>
        <w:fldChar w:fldCharType="separate"/>
      </w:r>
      <w:r w:rsidR="00A50335" w:rsidRPr="00857090">
        <w:rPr>
          <w:rFonts w:eastAsia="宋体"/>
        </w:rPr>
        <w:t>[2]</w:t>
      </w:r>
      <w:r w:rsidRPr="00857090">
        <w:rPr>
          <w:lang w:bidi="ar-SA"/>
        </w:rPr>
        <w:fldChar w:fldCharType="end"/>
      </w:r>
      <w:r w:rsidRPr="00857090">
        <w:rPr>
          <w:lang w:bidi="ar-SA"/>
        </w:rPr>
        <w:t>, surveillance</w:t>
      </w:r>
      <w:r w:rsidRPr="00857090">
        <w:rPr>
          <w:lang w:bidi="ar-SA"/>
        </w:rPr>
        <w:fldChar w:fldCharType="begin"/>
      </w:r>
      <w:r w:rsidR="00A50335" w:rsidRPr="00857090">
        <w:rPr>
          <w:rFonts w:eastAsia="宋体"/>
        </w:rPr>
        <w:instrText xml:space="preserve"> ADDIN EN.CITE &lt;EndNote&gt;&lt;Cite&gt;&lt;Author&gt;Wang&lt;/Author&gt;&lt;Year&gt;2019&lt;/Year&gt;&lt;RecNum&gt;16&lt;/RecNum&gt;&lt;DisplayText&gt;&lt;style face="superscript"&gt;[3]&lt;/style&gt;&lt;/DisplayText&gt;&lt;record&gt;&lt;rec-number&gt;16&lt;/rec-number&gt;&lt;foreign-keys&gt;&lt;key app="EN" db-id="xwtp25efareffkesatsxasr8zxvwxpp29awp" timestamp="1673870583"&gt;16&lt;/key&gt;&lt;key app="ENWeb" db-id=""&gt;0&lt;/key&gt;&lt;/foreign-keys&gt;&lt;ref-type name="Journal Article"&gt;17&lt;/ref-type&gt;&lt;contributors&gt;&lt;authors&gt;&lt;author&gt;Wang, Yubing&lt;/author&gt;&lt;author&gt;Bai, Peng&lt;/author&gt;&lt;author&gt;Liang, Xiaolong&lt;/author&gt;&lt;author&gt;Wang, Weijia&lt;/author&gt;&lt;author&gt;Zhang, Jiaqiang&lt;/author&gt;&lt;author&gt;Fu, Qixi&lt;/author&gt;&lt;/authors&gt;&lt;/contributors&gt;&lt;titles&gt;&lt;title&gt;Reconnaissance Mission Conducted by UAV Swarms Based on Distributed PSO Path Planning Algorithms&lt;/title&gt;&lt;secondary-title&gt;IEEE Access&lt;/secondary-title&gt;&lt;/titles&gt;&lt;periodical&gt;&lt;full-title&gt;IEEE Access&lt;/full-title&gt;&lt;/periodical&gt;&lt;pages&gt;105086-105099&lt;/pages&gt;&lt;volume&gt;7&lt;/volume&gt;&lt;section&gt;105086&lt;/section&gt;&lt;dates&gt;&lt;year&gt;2019&lt;/year&gt;&lt;/dates&gt;&lt;isbn&gt;2169-3536&lt;/isbn&gt;&lt;urls&gt;&lt;/urls&gt;&lt;electronic-resource-num&gt;10.1109/access.2019.2932008&lt;/electronic-resource-num&gt;&lt;/record&gt;&lt;/Cite&gt;&lt;/EndNote&gt;</w:instrText>
      </w:r>
      <w:r w:rsidRPr="00857090">
        <w:rPr>
          <w:lang w:bidi="ar-SA"/>
        </w:rPr>
        <w:fldChar w:fldCharType="separate"/>
      </w:r>
      <w:r w:rsidR="00A50335" w:rsidRPr="00857090">
        <w:rPr>
          <w:rFonts w:eastAsia="宋体"/>
        </w:rPr>
        <w:t>[3]</w:t>
      </w:r>
      <w:r w:rsidRPr="00857090">
        <w:rPr>
          <w:lang w:bidi="ar-SA"/>
        </w:rPr>
        <w:fldChar w:fldCharType="end"/>
      </w:r>
      <w:r w:rsidRPr="00857090">
        <w:rPr>
          <w:lang w:bidi="ar-SA"/>
        </w:rPr>
        <w:t>, civil security</w:t>
      </w:r>
      <w:r w:rsidRPr="00857090">
        <w:rPr>
          <w:lang w:bidi="ar-SA"/>
        </w:rPr>
        <w:fldChar w:fldCharType="begin"/>
      </w:r>
      <w:r w:rsidR="00A50335" w:rsidRPr="00857090">
        <w:rPr>
          <w:rFonts w:eastAsia="宋体"/>
        </w:rPr>
        <w:instrText xml:space="preserve"> ADDIN EN.CITE &lt;EndNote&gt;&lt;Cite&gt;&lt;Author&gt;Wu&lt;/Author&gt;&lt;Year&gt;2021&lt;/Year&gt;&lt;RecNum&gt;127&lt;/RecNum&gt;&lt;DisplayText&gt;&lt;style face="superscript"&gt;[4]&lt;/style&gt;&lt;/DisplayText&gt;&lt;record&gt;&lt;rec-number&gt;127&lt;/rec-number&gt;&lt;foreign-keys&gt;&lt;key app="EN" db-id="dps9wrapzrf2w5ea2scvttexxwt0x99p92xf" timestamp="1635751244"&gt;127&lt;/key&gt;&lt;/foreign-keys&gt;&lt;ref-type name="Journal Article"&gt;17&lt;/ref-type&gt;&lt;contributors&gt;&lt;authors&gt;&lt;author&gt;Wu, Yu&lt;/author&gt;&lt;author&gt;Wu, Shaobo&lt;/author&gt;&lt;author&gt;Hu, Xinting&lt;/author&gt;&lt;/authors&gt;&lt;/contributors&gt;&lt;titles&gt;&lt;title&gt;Multi-constrained cooperative path planning of multiple drones for persistent surveillance in urban environments&lt;/title&gt;&lt;secondary-title&gt;Complex &amp;amp; intelligent systems&lt;/secondary-title&gt;&lt;/titles&gt;&lt;periodical&gt;&lt;full-title&gt;Complex &amp;amp; intelligent systems&lt;/full-title&gt;&lt;/periodical&gt;&lt;pages&gt;1633-1647&lt;/pages&gt;&lt;volume&gt;7&lt;/volume&gt;&lt;number&gt;3&lt;/number&gt;&lt;keywords&gt;&lt;keyword&gt;Algorithms&lt;/keyword&gt;&lt;keyword&gt;Computer Science&lt;/keyword&gt;&lt;keyword&gt;Computer Science, Artificial Intelligence&lt;/keyword&gt;&lt;keyword&gt;Constraints&lt;/keyword&gt;&lt;keyword&gt;Drones&lt;/keyword&gt;&lt;keyword&gt;Science &amp;amp; Technology&lt;/keyword&gt;&lt;keyword&gt;Shooting&lt;/keyword&gt;&lt;keyword&gt;Surveillance&lt;/keyword&gt;&lt;keyword&gt;Technology&lt;/keyword&gt;&lt;keyword&gt;Trajectory planning&lt;/keyword&gt;&lt;keyword&gt;Urban environments&lt;/keyword&gt;&lt;/keywords&gt;&lt;dates&gt;&lt;year&gt;2021&lt;/year&gt;&lt;/dates&gt;&lt;pub-location&gt;HEIDELBERG&lt;/pub-location&gt;&lt;publisher&gt;SPRINGER HEIDELBERG&lt;/publisher&gt;&lt;isbn&gt;2199-4536&lt;/isbn&gt;&lt;urls&gt;&lt;related-urls&gt;&lt;url&gt;https://go.exlibris.link/lg59QdN6&lt;/url&gt;&lt;/related-urls&gt;&lt;/urls&gt;&lt;electronic-resource-num&gt;10.1007/s40747-021-00300-5&lt;/electronic-resource-num&gt;&lt;language&gt;English&lt;/language&gt;&lt;/record&gt;&lt;/Cite&gt;&lt;/EndNote&gt;</w:instrText>
      </w:r>
      <w:r w:rsidRPr="00857090">
        <w:rPr>
          <w:lang w:bidi="ar-SA"/>
        </w:rPr>
        <w:fldChar w:fldCharType="separate"/>
      </w:r>
      <w:r w:rsidR="00A50335" w:rsidRPr="00857090">
        <w:rPr>
          <w:rFonts w:eastAsia="宋体"/>
        </w:rPr>
        <w:t>[4]</w:t>
      </w:r>
      <w:r w:rsidRPr="00857090">
        <w:rPr>
          <w:lang w:bidi="ar-SA"/>
        </w:rPr>
        <w:fldChar w:fldCharType="end"/>
      </w:r>
      <w:r w:rsidRPr="00857090">
        <w:rPr>
          <w:rFonts w:hint="eastAsia"/>
          <w:lang w:bidi="ar-SA"/>
        </w:rPr>
        <w:t>,</w:t>
      </w:r>
      <w:r w:rsidRPr="00857090">
        <w:rPr>
          <w:lang w:bidi="ar-SA"/>
        </w:rPr>
        <w:t xml:space="preserve"> search</w:t>
      </w:r>
      <w:r w:rsidRPr="00857090">
        <w:rPr>
          <w:rFonts w:hint="eastAsia"/>
          <w:lang w:bidi="ar-SA"/>
        </w:rPr>
        <w:fldChar w:fldCharType="begin">
          <w:fldData xml:space="preserve">PEVuZE5vdGU+PENpdGU+PEF1dGhvcj5CZXJnZXI8L0F1dGhvcj48UmVjTnVtPjEyOTwvUmVjTnVt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</w:fldData>
        </w:fldChar>
      </w:r>
      <w:r w:rsidR="00A50335" w:rsidRPr="00857090">
        <w:rPr>
          <w:rFonts w:eastAsia="宋体" w:hint="eastAsia"/>
        </w:rPr>
        <w:instrText xml:space="preserve"> ADDIN EN.CITE </w:instrText>
      </w:r>
      <w:r w:rsidR="00A50335" w:rsidRPr="00857090">
        <w:rPr>
          <w:rFonts w:eastAsia="宋体" w:hint="eastAsia"/>
        </w:rPr>
        <w:fldChar w:fldCharType="begin">
          <w:fldData xml:space="preserve">PEVuZE5vdGU+PENpdGU+PEF1dGhvcj5CZXJnZXI8L0F1dGhvcj48UmVjTnVtPjEyOTwvUmVjTnVt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</w:fldData>
        </w:fldChar>
      </w:r>
      <w:r w:rsidR="00A50335" w:rsidRPr="00857090">
        <w:rPr>
          <w:rFonts w:eastAsia="宋体" w:hint="eastAsia"/>
        </w:rPr>
        <w:instrText xml:space="preserve"> ADDIN EN.CITE.DATA </w:instrText>
      </w:r>
      <w:r w:rsidR="00A50335" w:rsidRPr="00857090">
        <w:rPr>
          <w:rFonts w:eastAsia="宋体" w:hint="eastAsia"/>
        </w:rPr>
      </w:r>
      <w:r w:rsidR="00A50335" w:rsidRPr="00857090">
        <w:rPr>
          <w:rFonts w:eastAsia="宋体" w:hint="eastAsia"/>
        </w:rPr>
        <w:fldChar w:fldCharType="end"/>
      </w:r>
      <w:r w:rsidRPr="00857090">
        <w:rPr>
          <w:rFonts w:hint="eastAsia"/>
          <w:lang w:bidi="ar-SA"/>
        </w:rPr>
      </w:r>
      <w:r w:rsidRPr="00857090">
        <w:rPr>
          <w:rFonts w:hint="eastAsia"/>
          <w:lang w:bidi="ar-SA"/>
        </w:rPr>
        <w:fldChar w:fldCharType="separate"/>
      </w:r>
      <w:r w:rsidR="00A50335" w:rsidRPr="00857090">
        <w:rPr>
          <w:rFonts w:eastAsia="宋体" w:hint="eastAsia"/>
        </w:rPr>
        <w:t>[5-7]</w:t>
      </w:r>
      <w:r w:rsidRPr="00857090">
        <w:rPr>
          <w:rFonts w:hint="eastAsia"/>
          <w:lang w:bidi="ar-SA"/>
        </w:rPr>
        <w:fldChar w:fldCharType="end"/>
      </w:r>
      <w:r w:rsidRPr="00857090">
        <w:rPr>
          <w:lang w:bidi="ar-SA"/>
        </w:rPr>
        <w:t>, task allocation</w:t>
      </w:r>
      <w:r w:rsidRPr="00857090">
        <w:rPr>
          <w:lang w:bidi="ar-SA"/>
        </w:rPr>
        <w:fldChar w:fldCharType="begin"/>
      </w:r>
      <w:r w:rsidR="00A50335" w:rsidRPr="00857090">
        <w:rPr>
          <w:rFonts w:eastAsia="宋体"/>
        </w:rPr>
        <w:instrText xml:space="preserve"> ADDIN EN.CITE &lt;EndNote&gt;&lt;Cite&gt;&lt;Author&gt;Sujit&lt;/Author&gt;&lt;RecNum&gt;130&lt;/RecNum&gt;&lt;DisplayText&gt;&lt;style face="superscript"&gt;[8]&lt;/style&gt;&lt;/DisplayText&gt;&lt;record&gt;&lt;rec-number&gt;130&lt;/rec-number&gt;&lt;foreign-keys&gt;&lt;key app="EN" db-id="dps9wrapzrf2w5ea2scvttexxwt0x99p92xf" timestamp="1635751673"&gt;130&lt;/key&gt;&lt;/foreign-keys&gt;&lt;ref-type name="Conference Proceedings"&gt;10&lt;/ref-type&gt;&lt;contributors&gt;&lt;authors&gt;&lt;author&gt;Sujit, P. B.&lt;/author&gt;&lt;author&gt;Sousa, J. B.&lt;/author&gt;&lt;/authors&gt;&lt;/contributors&gt;&lt;titles&gt;&lt;title&gt;Multi-UAV task allocation with communication faults&lt;/title&gt;&lt;/titles&gt;&lt;pages&gt;3724-3729&lt;/pages&gt;&lt;num-vols&gt;Conference Proceedings&lt;/num-vols&gt;&lt;keywords&gt;&lt;keyword&gt;Receivers&lt;/keyword&gt;&lt;keyword&gt;Resource management&lt;/keyword&gt;&lt;keyword&gt;Sensors&lt;/keyword&gt;&lt;keyword&gt;Trajectory&lt;/keyword&gt;&lt;keyword&gt;Transceivers&lt;/keyword&gt;&lt;keyword&gt;Transmitters&lt;/keyword&gt;&lt;keyword&gt;Visualization&lt;/keyword&gt;&lt;/keywords&gt;&lt;dates&gt;&lt;pub-dates&gt;&lt;date&gt;2012&lt;/date&gt;&lt;/pub-dates&gt;&lt;/dates&gt;&lt;publisher&gt;IEEE&lt;/publisher&gt;&lt;isbn&gt;0743-1619&lt;/isbn&gt;&lt;urls&gt;&lt;related-urls&gt;&lt;url&gt;https://go.exlibris.link/nqvZBgGZ&lt;/url&gt;&lt;/related-urls&gt;&lt;/urls&gt;&lt;electronic-resource-num&gt;10.1109/ACC.2012.6315565&lt;/electronic-resource-num&gt;&lt;language&gt;English&lt;/language&gt;&lt;/record&gt;&lt;/Cite&gt;&lt;/EndNote&gt;</w:instrText>
      </w:r>
      <w:r w:rsidRPr="00857090">
        <w:rPr>
          <w:lang w:bidi="ar-SA"/>
        </w:rPr>
        <w:fldChar w:fldCharType="separate"/>
      </w:r>
      <w:r w:rsidR="00A50335" w:rsidRPr="00857090">
        <w:rPr>
          <w:rFonts w:eastAsia="宋体"/>
        </w:rPr>
        <w:t>[8]</w:t>
      </w:r>
      <w:r w:rsidRPr="00857090">
        <w:rPr>
          <w:lang w:bidi="ar-SA"/>
        </w:rPr>
        <w:fldChar w:fldCharType="end"/>
      </w:r>
      <w:r w:rsidRPr="00857090">
        <w:rPr>
          <w:lang w:bidi="ar-SA"/>
        </w:rPr>
        <w:t>, mapping</w:t>
      </w:r>
      <w:r w:rsidRPr="00857090">
        <w:rPr>
          <w:lang w:bidi="ar-SA"/>
        </w:rPr>
        <w:fldChar w:fldCharType="begin"/>
      </w:r>
      <w:r w:rsidR="00A50335" w:rsidRPr="00857090">
        <w:rPr>
          <w:rFonts w:eastAsia="宋体"/>
        </w:rPr>
        <w:instrText xml:space="preserve"> ADDIN EN.CITE &lt;EndNote&gt;&lt;Cite&gt;&lt;Author&gt;Redwan Newaz&lt;/Author&gt;&lt;Year&gt;2016&lt;/Year&gt;&lt;RecNum&gt;135&lt;/RecNum&gt;&lt;DisplayText&gt;&lt;style face="superscript"&gt;[9]&lt;/style&gt;&lt;/DisplayText&gt;&lt;record&gt;&lt;rec-number&gt;135&lt;/rec-number&gt;&lt;foreign-keys&gt;&lt;key app="EN" db-id="dps9wrapzrf2w5ea2scvttexxwt0x99p92xf" timestamp="1635775241"&gt;135&lt;/key&gt;&lt;/foreign-keys&gt;&lt;ref-type name="Journal Article"&gt;17&lt;/ref-type&gt;&lt;contributors&gt;&lt;authors&gt;&lt;author&gt;Redwan Newaz, Abdullah Al&lt;/author&gt;&lt;author&gt;Jeong, Sungmoon&lt;/author&gt;&lt;author&gt;Lee, Hosun&lt;/author&gt;&lt;author&gt;Ryu, Hyejeong&lt;/author&gt;&lt;author&gt;Chong, Nak Young&lt;/author&gt;&lt;/authors&gt;&lt;/contributors&gt;&lt;titles&gt;&lt;title&gt;UAV-based multiple source localization and contour mapping of radiation fields&lt;/title&gt;&lt;secondary-title&gt;Robotics and autonomous systems&lt;/secondary-title&gt;&lt;/titles&gt;&lt;periodical&gt;&lt;full-title&gt;Robotics and autonomous systems&lt;/full-title&gt;&lt;/periodical&gt;&lt;pages&gt;12-25&lt;/pages&gt;&lt;volume&gt;85&lt;/volume&gt;&lt;keywords&gt;&lt;keyword&gt;Analysis&lt;/keyword&gt;&lt;keyword&gt;Automation &amp;amp; Control Systems&lt;/keyword&gt;&lt;keyword&gt;Computer Science&lt;/keyword&gt;&lt;keyword&gt;Computer Science, Artificial Intelligence&lt;/keyword&gt;&lt;keyword&gt;Drone aircraft&lt;/keyword&gt;&lt;keyword&gt;Radiation&lt;/keyword&gt;&lt;keyword&gt;Radiation mapping&lt;/keyword&gt;&lt;keyword&gt;Robotics&lt;/keyword&gt;&lt;keyword&gt;Science &amp;amp; Technology&lt;/keyword&gt;&lt;keyword&gt;Source localization&lt;/keyword&gt;&lt;keyword&gt;Technology&lt;/keyword&gt;&lt;keyword&gt;Topographic map&lt;/keyword&gt;&lt;keyword&gt;UAV&lt;/keyword&gt;&lt;/keywords&gt;&lt;dates&gt;&lt;year&gt;2016&lt;/year&gt;&lt;/dates&gt;&lt;pub-location&gt;AMSTERDAM&lt;/pub-location&gt;&lt;publisher&gt;Elsevier B.V&lt;/publisher&gt;&lt;isbn&gt;0921-8890&lt;/isbn&gt;&lt;urls&gt;&lt;related-urls&gt;&lt;url&gt;https://go.exlibris.link/8srBrBxy&lt;/url&gt;&lt;/related-urls&gt;&lt;/urls&gt;&lt;electronic-resource-num&gt;10.1016/j.robot.2016.08.002&lt;/electronic-resource-num&gt;&lt;language&gt;English&lt;/language&gt;&lt;/record&gt;&lt;/Cite&gt;&lt;/EndNote&gt;</w:instrText>
      </w:r>
      <w:r w:rsidRPr="00857090">
        <w:rPr>
          <w:lang w:bidi="ar-SA"/>
        </w:rPr>
        <w:fldChar w:fldCharType="separate"/>
      </w:r>
      <w:r w:rsidR="00A50335" w:rsidRPr="00857090">
        <w:rPr>
          <w:rFonts w:eastAsia="宋体"/>
        </w:rPr>
        <w:t>[9]</w:t>
      </w:r>
      <w:r w:rsidRPr="00857090">
        <w:rPr>
          <w:lang w:bidi="ar-SA"/>
        </w:rPr>
        <w:fldChar w:fldCharType="end"/>
      </w:r>
      <w:r w:rsidRPr="00857090">
        <w:rPr>
          <w:lang w:bidi="ar-SA"/>
        </w:rPr>
        <w:t xml:space="preserve"> and so on</w:t>
      </w:r>
      <w:r w:rsidR="00857090">
        <w:rPr>
          <w:rFonts w:ascii="宋体" w:eastAsia="宋体" w:hAnsi="宋体" w:cs="宋体" w:hint="eastAsia"/>
          <w:lang w:eastAsia="zh-CN" w:bidi="ar-SA"/>
        </w:rPr>
        <w:t>.</w:t>
      </w:r>
    </w:p>
    <w:p w14:paraId="7FE892BD" w14:textId="5D73FF97" w:rsidR="00B27935" w:rsidRPr="00E56180" w:rsidRDefault="00B27935" w:rsidP="00B27935">
      <w:pPr>
        <w:pStyle w:val="MDPI31text"/>
      </w:pPr>
      <w:r w:rsidRPr="001F649D">
        <w:rPr>
          <w:color w:val="auto"/>
        </w:rPr>
        <w:t>In cooperative mission planning, s</w:t>
      </w:r>
      <w:r w:rsidRPr="00E56180">
        <w:t>ometimes we need to maintain continuous surveillance of a target until it loses its value, while maintaining a search of the entire area to find additional potential targets or to handle special situations. In this regard</w:t>
      </w:r>
      <w:r>
        <w:t>,</w:t>
      </w:r>
      <w:r w:rsidRPr="00E56180">
        <w:t xml:space="preserve"> </w:t>
      </w:r>
      <w:r>
        <w:t xml:space="preserve">cooperative path planning and </w:t>
      </w:r>
      <w:r w:rsidRPr="00FF0970">
        <w:t>task</w:t>
      </w:r>
      <w:r w:rsidRPr="00FF0970">
        <w:rPr>
          <w:rFonts w:eastAsiaTheme="minorEastAsia" w:hint="eastAsia"/>
        </w:rPr>
        <w:t xml:space="preserve"> </w:t>
      </w:r>
      <w:r w:rsidRPr="00FF0970">
        <w:t>assignment are mainly considered for multiple UAVs.</w:t>
      </w:r>
      <w:r w:rsidRPr="00FF0970">
        <w:rPr>
          <w:rFonts w:hint="eastAsia"/>
        </w:rPr>
        <w:t xml:space="preserve"> </w:t>
      </w:r>
      <w:r w:rsidRPr="00FF0970">
        <w:t>For</w:t>
      </w:r>
      <w:r w:rsidRPr="00FF0970">
        <w:rPr>
          <w:rFonts w:hint="eastAsia"/>
        </w:rPr>
        <w:t xml:space="preserve"> </w:t>
      </w:r>
      <w:r w:rsidRPr="00FF0970">
        <w:t xml:space="preserve">path planning, </w:t>
      </w:r>
      <w:r w:rsidR="00016621" w:rsidRPr="00FF0970">
        <w:t xml:space="preserve">Shao et al. </w:t>
      </w:r>
      <w:r w:rsidR="00FF0970" w:rsidRPr="00FF0970">
        <w:fldChar w:fldCharType="begin"/>
      </w:r>
      <w:r w:rsidR="00FF0970" w:rsidRPr="00FF0970">
        <w:instrText xml:space="preserve"> ADDIN EN.CITE &lt;EndNote&gt;&lt;Cite&gt;&lt;Author&gt;Shao&lt;/Author&gt;&lt;Year&gt;2020&lt;/Year&gt;&lt;RecNum&gt;26&lt;/RecNum&gt;&lt;DisplayText&gt;&lt;style face="superscript"&gt;[10]&lt;/style&gt;&lt;/DisplayText&gt;&lt;record&gt;&lt;rec-number&gt;26&lt;/rec-number&gt;&lt;foreign-keys&gt;&lt;key app="EN" db-id="xwtp25efareffkesatsxasr8zxvwxpp29awp" timestamp="1676623059"&gt;26&lt;/key&gt;&lt;/foreign-keys&gt;&lt;ref-type name="Journal Article"&gt;17&lt;/ref-type&gt;&lt;contributors&gt;&lt;authors&gt;&lt;author&gt;Shao, S.&lt;/author&gt;&lt;author&gt;Peng, Y.&lt;/author&gt;&lt;author&gt;He, C.&lt;/author&gt;&lt;author&gt;Du, Y.&lt;/author&gt;&lt;/authors&gt;&lt;/contributors&gt;&lt;auth-address&gt;School of Electrical Engineering, Hebei University of Science and Technology, Shijiazhuang, 050018, China. Electronic address: kdssk@hebust.edu.cn.&amp;#xD;School of Electrical Engineering, Hebei University of Science and Technology, Shijiazhuang, 050018, China.&amp;#xD;State Key Laboratory of Satellite Navigation System and Equipment Technology, Shijiazhuang, 050081, China.&lt;/auth-address&gt;&lt;titles&gt;&lt;title&gt;Efficient path planning for UAV formation via comprehensively improved particle swarm optimization&lt;/title&gt;&lt;secondary-title&gt;ISA Trans&lt;/secondary-title&gt;&lt;alt-title&gt;ISA transactions&lt;/alt-title&gt;&lt;/titles&gt;&lt;periodical&gt;&lt;full-title&gt;ISA Trans&lt;/full-title&gt;&lt;abbr-1&gt;ISA transactions&lt;/abbr-1&gt;&lt;/periodical&gt;&lt;alt-periodical&gt;&lt;full-title&gt;ISA Trans&lt;/full-title&gt;&lt;abbr-1&gt;ISA transactions&lt;/abbr-1&gt;&lt;/alt-periodical&gt;&lt;pages&gt;415-430&lt;/pages&gt;&lt;volume&gt;97&lt;/volume&gt;&lt;edition&gt;2019/08/17&lt;/edition&gt;&lt;keywords&gt;&lt;keyword&gt;Mutation strategy&lt;/keyword&gt;&lt;keyword&gt;Particle swarm optimization (PSO)&lt;/keyword&gt;&lt;keyword&gt;Path planning&lt;/keyword&gt;&lt;keyword&gt;UAV formation&lt;/keyword&gt;&lt;keyword&gt;competing financial interests or personal relationships that could have appeared&lt;/keyword&gt;&lt;keyword&gt;to influence the work reported in this paper.&lt;/keyword&gt;&lt;/keywords&gt;&lt;dates&gt;&lt;year&gt;2020&lt;/year&gt;&lt;pub-dates&gt;&lt;date&gt;Feb&lt;/date&gt;&lt;/pub-dates&gt;&lt;/dates&gt;&lt;isbn&gt;0019-0578&lt;/isbn&gt;&lt;accession-num&gt;31416619&lt;/accession-num&gt;&lt;urls&gt;&lt;/urls&gt;&lt;electronic-resource-num&gt;10.1016/j.isatra.2019.08.018&lt;/electronic-resource-num&gt;&lt;remote-database-provider&gt;NLM&lt;/remote-database-provider&gt;&lt;language&gt;eng&lt;/language&gt;&lt;/record&gt;&lt;/Cite&gt;&lt;/EndNote&gt;</w:instrText>
      </w:r>
      <w:r w:rsidR="00FF0970" w:rsidRPr="00FF0970">
        <w:fldChar w:fldCharType="separate"/>
      </w:r>
      <w:r w:rsidR="00FF0970" w:rsidRPr="00FF0970">
        <w:t>[10]</w:t>
      </w:r>
      <w:r w:rsidR="00FF0970" w:rsidRPr="00FF0970">
        <w:fldChar w:fldCharType="end"/>
      </w:r>
      <w:r w:rsidR="0012341A">
        <w:t xml:space="preserve"> </w:t>
      </w:r>
      <w:r w:rsidR="00016621" w:rsidRPr="00FF0970">
        <w:t xml:space="preserve">proposed an improved </w:t>
      </w:r>
      <w:r w:rsidR="0012341A">
        <w:t>p</w:t>
      </w:r>
      <w:r w:rsidR="0012341A" w:rsidRPr="0012341A">
        <w:t xml:space="preserve">article </w:t>
      </w:r>
      <w:r w:rsidR="0012341A">
        <w:t>s</w:t>
      </w:r>
      <w:r w:rsidR="0012341A" w:rsidRPr="0012341A">
        <w:t xml:space="preserve">warm </w:t>
      </w:r>
      <w:r w:rsidR="0012341A">
        <w:t>o</w:t>
      </w:r>
      <w:r w:rsidR="0012341A" w:rsidRPr="0012341A">
        <w:t>ptimization</w:t>
      </w:r>
      <w:r w:rsidR="00016621" w:rsidRPr="00FF0970">
        <w:t xml:space="preserve"> algorithm that improves the quality of path solutions by using chaos-based logistic mapping to improve particle initialization and usin</w:t>
      </w:r>
      <w:r w:rsidR="00016621" w:rsidRPr="0012341A">
        <w:t xml:space="preserve">g constant acceleration coefficients and maximum velocity as adaptive learning factors. Kumar et al. </w:t>
      </w:r>
      <w:r w:rsidR="0012341A" w:rsidRPr="0012341A">
        <w:fldChar w:fldCharType="begin"/>
      </w:r>
      <w:r w:rsidR="0012341A" w:rsidRPr="0012341A">
        <w:instrText xml:space="preserve"> ADDIN EN.CITE &lt;EndNote&gt;&lt;Cite&gt;&lt;Author&gt;Kumar&lt;/Author&gt;&lt;Year&gt;2020&lt;/Year&gt;&lt;RecNum&gt;27&lt;/RecNum&gt;&lt;DisplayText&gt;&lt;style face="superscript"&gt;[11]&lt;/style&gt;&lt;/DisplayText&gt;&lt;record&gt;&lt;rec-number&gt;27&lt;/rec-number&gt;&lt;foreign-keys&gt;&lt;key app="EN" db-id="xwtp25efareffkesatsxasr8zxvwxpp29awp" timestamp="1676623316"&gt;27&lt;/key&gt;&lt;/foreign-keys&gt;&lt;ref-type name="Conference Proceedings"&gt;10&lt;/ref-type&gt;&lt;contributors&gt;&lt;authors&gt;&lt;author&gt;Kumar, Saroj&lt;/author&gt;&lt;author&gt;Pandey, Krishna Kant&lt;/author&gt;&lt;author&gt;Muni, Manoj Kumar&lt;/author&gt;&lt;author&gt;Parhi, Dayal R.&lt;/author&gt;&lt;/authors&gt;&lt;secondary-authors&gt;&lt;author&gt;Deepak, Bbvl&lt;/author&gt;&lt;author&gt;Parhi, D. R. K.&lt;/author&gt;&lt;author&gt;Jena, Pankaj C.&lt;/author&gt;&lt;/secondary-authors&gt;&lt;/contributors&gt;&lt;titles&gt;&lt;title&gt;Path Planning of the Mobile Robot Using Fuzzified Advanced Ant Colony Optimization&lt;/title&gt;&lt;secondary-title&gt;Innovative Product Design and Intelligent Manufacturing Systems&lt;/secondary-title&gt;&lt;/titles&gt;&lt;pages&gt;1043-1052&lt;/pages&gt;&lt;dates&gt;&lt;year&gt;2020&lt;/year&gt;&lt;pub-dates&gt;&lt;date&gt;2020//&lt;/date&gt;&lt;/pub-dates&gt;&lt;/dates&gt;&lt;pub-location&gt;Singapore&lt;/pub-location&gt;&lt;publisher&gt;Springer Singapore&lt;/publisher&gt;&lt;isbn&gt;978-981-15-2696-1&lt;/isbn&gt;&lt;urls&gt;&lt;/urls&gt;&lt;/record&gt;&lt;/Cite&gt;&lt;/EndNote&gt;</w:instrText>
      </w:r>
      <w:r w:rsidR="0012341A" w:rsidRPr="0012341A">
        <w:fldChar w:fldCharType="separate"/>
      </w:r>
      <w:r w:rsidR="0012341A" w:rsidRPr="0012341A">
        <w:t>[11]</w:t>
      </w:r>
      <w:r w:rsidR="0012341A" w:rsidRPr="0012341A">
        <w:fldChar w:fldCharType="end"/>
      </w:r>
      <w:r w:rsidR="0012341A" w:rsidRPr="0012341A">
        <w:t xml:space="preserve"> proposed an advanced fuzzy ant colony algorithm to improve the efficiency of path planning by classifying the </w:t>
      </w:r>
      <w:r w:rsidR="0012341A" w:rsidRPr="0012341A">
        <w:lastRenderedPageBreak/>
        <w:t>pheromone update scheme into two categories, i.e., favorable and unfavorable paths.</w:t>
      </w:r>
      <w:r>
        <w:t xml:space="preserve"> </w:t>
      </w:r>
      <w:r w:rsidRPr="004B5555">
        <w:rPr>
          <w:color w:val="4472C4" w:themeColor="accent1"/>
        </w:rPr>
        <w:t>For task assignment,</w:t>
      </w:r>
      <w:r w:rsidR="00FF0970" w:rsidRPr="004B5555">
        <w:rPr>
          <w:color w:val="4472C4" w:themeColor="accent1"/>
        </w:rPr>
        <w:t xml:space="preserve"> Qing-Song Ye et al [8] clustered multiple targets to solve for the target clusters from the dispersed targets, and then distributed the resulting target clusters to different UAV formations to complete the formation-level target assignment process. Zhang et al [27] incorporated two contract bids based on contract nets and introduced a concurrent transaction mechanism to enhance the algorithm's ability to handle multi-task assignments.</w:t>
      </w:r>
      <w:r w:rsidR="004B5555">
        <w:rPr>
          <w:color w:val="4472C4" w:themeColor="accent1"/>
        </w:rPr>
        <w:t>(</w:t>
      </w:r>
      <w:r w:rsidR="004B5555">
        <w:rPr>
          <w:rFonts w:ascii="宋体" w:eastAsia="宋体" w:hAnsi="宋体" w:cs="宋体" w:hint="eastAsia"/>
          <w:color w:val="4472C4" w:themeColor="accent1"/>
          <w:lang w:eastAsia="zh-CN"/>
        </w:rPr>
        <w:t>换一下</w:t>
      </w:r>
      <w:r w:rsidR="004B5555">
        <w:rPr>
          <w:color w:val="4472C4" w:themeColor="accent1"/>
        </w:rPr>
        <w:t>)</w:t>
      </w:r>
    </w:p>
    <w:p w14:paraId="256B24BC" w14:textId="633CF9C3" w:rsidR="00A436C3" w:rsidRPr="0030684E" w:rsidRDefault="00B27935" w:rsidP="0030684E">
      <w:pPr>
        <w:pStyle w:val="MDPI31text"/>
        <w:rPr>
          <w:rFonts w:eastAsiaTheme="minorEastAsia"/>
        </w:rPr>
      </w:pPr>
      <w:r w:rsidRPr="0030684E">
        <w:t>While many significant efforts have been made to address each problem separately, few researchers have solved the integration problem that combines the search and tracking problems. In the case of the search-track integration problem,</w:t>
      </w:r>
      <w:r w:rsidRPr="0030684E">
        <w:rPr>
          <w:rFonts w:eastAsiaTheme="minorEastAsia" w:hint="eastAsia"/>
        </w:rPr>
        <w:t xml:space="preserve"> </w:t>
      </w:r>
      <w:r w:rsidR="00A436C3" w:rsidRPr="0030684E">
        <w:t>Wang and Hussein</w:t>
      </w:r>
      <w:r w:rsidR="004B3CC0" w:rsidRPr="0030684E">
        <w:rPr>
          <w:rFonts w:eastAsiaTheme="minorEastAsia"/>
        </w:rPr>
        <w:fldChar w:fldCharType="begin"/>
      </w:r>
      <w:r w:rsidR="004B3CC0" w:rsidRPr="0030684E">
        <w:rPr>
          <w:rFonts w:eastAsiaTheme="minorEastAsia"/>
        </w:rPr>
        <w:instrText xml:space="preserve"> ADDIN EN.CITE &lt;EndNote&gt;&lt;Cite&gt;&lt;Author&gt;Wang&lt;/Author&gt;&lt;Year&gt;2008&lt;/Year&gt;&lt;RecNum&gt;28&lt;/RecNum&gt;&lt;DisplayText&gt;&lt;style face="superscript"&gt;[12]&lt;/style&gt;&lt;/DisplayText&gt;&lt;record&gt;&lt;rec-number&gt;28&lt;/rec-number&gt;&lt;foreign-keys&gt;&lt;key app="EN" db-id="xwtp25efareffkesatsxasr8zxvwxpp29awp" timestamp="1676633014"&gt;28&lt;/key&gt;&lt;/foreign-keys&gt;&lt;ref-type name="Conference Proceedings"&gt;10&lt;/ref-type&gt;&lt;contributors&gt;&lt;authors&gt;&lt;author&gt;Y. Wang&lt;/author&gt;&lt;author&gt;I. I. Hussein&lt;/author&gt;&lt;/authors&gt;&lt;/contributors&gt;&lt;titles&gt;&lt;title&gt;Awareness coverage control over large scale domains with intermittent communications&lt;/title&gt;&lt;secondary-title&gt;2008 American Control Conference&lt;/secondary-title&gt;&lt;alt-title&gt;2008 American Control Conference&lt;/alt-title&gt;&lt;/titles&gt;&lt;pages&gt;4370-4375&lt;/pages&gt;&lt;dates&gt;&lt;year&gt;2008&lt;/year&gt;&lt;pub-dates&gt;&lt;date&gt;11-13 June 2008&lt;/date&gt;&lt;/pub-dates&gt;&lt;/dates&gt;&lt;isbn&gt;2378-5861&lt;/isbn&gt;&lt;urls&gt;&lt;/urls&gt;&lt;electronic-resource-num&gt;10.1109/ACC.2008.4587182&lt;/electronic-resource-num&gt;&lt;/record&gt;&lt;/Cite&gt;&lt;/EndNote&gt;</w:instrText>
      </w:r>
      <w:r w:rsidR="004B3CC0" w:rsidRPr="0030684E">
        <w:rPr>
          <w:rFonts w:eastAsiaTheme="minorEastAsia"/>
        </w:rPr>
        <w:fldChar w:fldCharType="separate"/>
      </w:r>
      <w:r w:rsidR="004B3CC0" w:rsidRPr="0030684E">
        <w:rPr>
          <w:rFonts w:eastAsiaTheme="minorEastAsia"/>
        </w:rPr>
        <w:t>[12]</w:t>
      </w:r>
      <w:r w:rsidR="004B3CC0" w:rsidRPr="0030684E">
        <w:rPr>
          <w:rFonts w:eastAsiaTheme="minorEastAsia"/>
        </w:rPr>
        <w:fldChar w:fldCharType="end"/>
      </w:r>
      <w:r w:rsidR="00A436C3" w:rsidRPr="0030684E">
        <w:t xml:space="preserve">  considered the problem of tracking all discovered targets and searching for new targets simultaneously by controlling the pointing direction of the vision sensors and the motion of the UAV</w:t>
      </w:r>
      <w:r w:rsidR="004B3CC0" w:rsidRPr="0030684E">
        <w:rPr>
          <w:rFonts w:eastAsiaTheme="minorEastAsia"/>
        </w:rPr>
        <w:t>,</w:t>
      </w:r>
      <w:r w:rsidR="00A436C3" w:rsidRPr="0030684E">
        <w:t xml:space="preserve"> </w:t>
      </w:r>
      <w:r w:rsidR="004B3CC0" w:rsidRPr="0030684E">
        <w:rPr>
          <w:rFonts w:eastAsiaTheme="minorEastAsia"/>
        </w:rPr>
        <w:t>but</w:t>
      </w:r>
      <w:r w:rsidR="00A436C3" w:rsidRPr="0030684E">
        <w:t xml:space="preserve"> only one UAV was used</w:t>
      </w:r>
      <w:r w:rsidR="004B3CC0" w:rsidRPr="0030684E">
        <w:rPr>
          <w:rFonts w:eastAsiaTheme="minorEastAsia"/>
        </w:rPr>
        <w:t xml:space="preserve"> </w:t>
      </w:r>
      <w:r w:rsidR="004B3CC0" w:rsidRPr="0030684E">
        <w:t>in this research work</w:t>
      </w:r>
      <w:r w:rsidR="00A436C3" w:rsidRPr="0030684E">
        <w:t>.</w:t>
      </w:r>
      <w:r w:rsidR="00A436C3" w:rsidRPr="0030684E">
        <w:rPr>
          <w:rFonts w:eastAsiaTheme="minorEastAsia" w:hint="eastAsia"/>
        </w:rPr>
        <w:t xml:space="preserve"> </w:t>
      </w:r>
      <w:r w:rsidR="00A436C3" w:rsidRPr="0030684E">
        <w:t xml:space="preserve">Skoglar et al </w:t>
      </w:r>
      <w:r w:rsidR="004B3CC0" w:rsidRPr="0030684E">
        <w:rPr>
          <w:rFonts w:eastAsiaTheme="minorEastAsia"/>
        </w:rPr>
        <w:fldChar w:fldCharType="begin"/>
      </w:r>
      <w:r w:rsidR="004B3CC0" w:rsidRPr="0030684E">
        <w:rPr>
          <w:rFonts w:eastAsiaTheme="minorEastAsia"/>
        </w:rPr>
        <w:instrText xml:space="preserve"> ADDIN EN.CITE &lt;EndNote&gt;&lt;Cite&gt;&lt;Author&gt;Skoglar&lt;/Author&gt;&lt;Year&gt;2012&lt;/Year&gt;&lt;RecNum&gt;29&lt;/RecNum&gt;&lt;DisplayText&gt;&lt;style face="superscript"&gt;[13]&lt;/style&gt;&lt;/DisplayText&gt;&lt;record&gt;&lt;rec-number&gt;29&lt;/rec-number&gt;&lt;foreign-keys&gt;&lt;key app="EN" db-id="xwtp25efareffkesatsxasr8zxvwxpp29awp" timestamp="1676633315"&gt;29&lt;/key&gt;&lt;/foreign-keys&gt;&lt;ref-type name="Journal Article"&gt;17&lt;/ref-type&gt;&lt;contributors&gt;&lt;authors&gt;&lt;author&gt;Skoglar, Per&lt;/author&gt;&lt;author&gt;Orguner, Umut&lt;/author&gt;&lt;author&gt;Törnqvist, David&lt;/author&gt;&lt;author&gt;Gustafsson, Fredrik&lt;/author&gt;&lt;/authors&gt;&lt;/contributors&gt;&lt;titles&gt;&lt;title&gt;Road Target Search and Tracking with Gimballed Vision Sensor on an Unmanned Aerial Vehicle&lt;/title&gt;&lt;/titles&gt;&lt;pages&gt;2076-2111&lt;/pages&gt;&lt;volume&gt;4&lt;/volume&gt;&lt;number&gt;7&lt;/number&gt;&lt;dates&gt;&lt;year&gt;2012&lt;/year&gt;&lt;/dates&gt;&lt;isbn&gt;2072-4292&lt;/isbn&gt;&lt;accession-num&gt;doi:10.3390/rs4072076&lt;/accession-num&gt;&lt;urls&gt;&lt;related-urls&gt;&lt;url&gt;https://www.mdpi.com/2072-4292/4/7/2076&lt;/url&gt;&lt;/related-urls&gt;&lt;/urls&gt;&lt;/record&gt;&lt;/Cite&gt;&lt;/EndNote&gt;</w:instrText>
      </w:r>
      <w:r w:rsidR="004B3CC0" w:rsidRPr="0030684E">
        <w:rPr>
          <w:rFonts w:eastAsiaTheme="minorEastAsia"/>
        </w:rPr>
        <w:fldChar w:fldCharType="separate"/>
      </w:r>
      <w:r w:rsidR="004B3CC0" w:rsidRPr="0030684E">
        <w:rPr>
          <w:rFonts w:eastAsiaTheme="minorEastAsia"/>
        </w:rPr>
        <w:t>[13]</w:t>
      </w:r>
      <w:r w:rsidR="004B3CC0" w:rsidRPr="0030684E">
        <w:rPr>
          <w:rFonts w:eastAsiaTheme="minorEastAsia"/>
        </w:rPr>
        <w:fldChar w:fldCharType="end"/>
      </w:r>
      <w:r w:rsidR="00A436C3" w:rsidRPr="0030684E">
        <w:t xml:space="preserve"> proposed a coordinated control technique that allows heterogeneous vehicles to search and track multiple targets automatically using recursive Bayesian filtering. The UAV can switch its operation mode from search to tracking. However, the proposed algorithm is centralized.</w:t>
      </w:r>
      <w:r w:rsidR="00A436C3" w:rsidRPr="0030684E">
        <w:rPr>
          <w:rFonts w:eastAsiaTheme="minorEastAsia"/>
        </w:rPr>
        <w:t xml:space="preserve"> </w:t>
      </w:r>
      <w:r w:rsidR="007B0EDB" w:rsidRPr="0030684E">
        <w:t>Meng et al.</w:t>
      </w:r>
      <w:r w:rsidR="0030684E" w:rsidRPr="0030684E">
        <w:rPr>
          <w:rFonts w:eastAsiaTheme="minorEastAsia"/>
        </w:rPr>
        <w:fldChar w:fldCharType="begin"/>
      </w:r>
      <w:r w:rsidR="0030684E" w:rsidRPr="0030684E">
        <w:rPr>
          <w:rFonts w:eastAsiaTheme="minorEastAsia"/>
        </w:rPr>
        <w:instrText xml:space="preserve"> ADDIN EN.CITE &lt;EndNote&gt;&lt;Cite&gt;&lt;Author&gt;Meng&lt;/Author&gt;&lt;Year&gt;2017&lt;/Year&gt;&lt;RecNum&gt;24&lt;/RecNum&gt;&lt;DisplayText&gt;&lt;style face="superscript"&gt;[14]&lt;/style&gt;&lt;/DisplayText&gt;&lt;record&gt;&lt;rec-number&gt;24&lt;/rec-number&gt;&lt;foreign-keys&gt;&lt;key app="EN" db-id="xwtp25efareffkesatsxasr8zxvwxpp29awp" timestamp="1676464276"&gt;24&lt;/key&gt;&lt;key app="ENWeb" db-id=""&gt;0&lt;/key&gt;&lt;/foreign-keys&gt;&lt;ref-type name="Journal Article"&gt;17&lt;/ref-type&gt;&lt;contributors&gt;&lt;authors&gt;&lt;author&gt;Meng, Wei&lt;/author&gt;&lt;author&gt;He, Zhirong&lt;/author&gt;&lt;author&gt;Su, Rong&lt;/author&gt;&lt;author&gt;Yadav, Pradeep K.&lt;/author&gt;&lt;author&gt;Teo, Rodney&lt;/author&gt;&lt;author&gt;Xie, Lihua&lt;/author&gt;&lt;/authors&gt;&lt;/contributors&gt;&lt;titles&gt;&lt;title&gt;Decentralized Multi-UAV Flight Autonomy for Moving Convoys Search and Track&lt;/title&gt;&lt;secondary-title&gt;IEEE Transactions on Control Systems Technology&lt;/secondary-title&gt;&lt;/titles&gt;&lt;periodical&gt;&lt;full-title&gt;IEEE Transactions on Control Systems Technology&lt;/full-title&gt;&lt;/periodical&gt;&lt;pages&gt;1480-1487&lt;/pages&gt;&lt;volume&gt;25&lt;/volume&gt;&lt;number&gt;4&lt;/number&gt;&lt;section&gt;1480&lt;/section&gt;&lt;dates&gt;&lt;year&gt;2017&lt;/year&gt;&lt;/dates&gt;&lt;isbn&gt;1063-6536&amp;#xD;1558-0865&lt;/isbn&gt;&lt;urls&gt;&lt;/urls&gt;&lt;electronic-resource-num&gt;10.1109/tcst.2016.2601287&lt;/electronic-resource-num&gt;&lt;/record&gt;&lt;/Cite&gt;&lt;/EndNote&gt;</w:instrText>
      </w:r>
      <w:r w:rsidR="0030684E" w:rsidRPr="0030684E">
        <w:rPr>
          <w:rFonts w:eastAsiaTheme="minorEastAsia"/>
        </w:rPr>
        <w:fldChar w:fldCharType="separate"/>
      </w:r>
      <w:r w:rsidR="0030684E" w:rsidRPr="0030684E">
        <w:rPr>
          <w:rFonts w:eastAsiaTheme="minorEastAsia"/>
        </w:rPr>
        <w:t>[14]</w:t>
      </w:r>
      <w:r w:rsidR="0030684E" w:rsidRPr="0030684E">
        <w:rPr>
          <w:rFonts w:eastAsiaTheme="minorEastAsia"/>
        </w:rPr>
        <w:fldChar w:fldCharType="end"/>
      </w:r>
      <w:r w:rsidR="007B0EDB" w:rsidRPr="0030684E">
        <w:t xml:space="preserve"> proposed a control framework based on a finite-state automaton model to deal with the multi-UAV search and tracking task planning problem</w:t>
      </w:r>
      <w:r w:rsidR="00017C01" w:rsidRPr="0030684E">
        <w:rPr>
          <w:rFonts w:eastAsiaTheme="minorEastAsia"/>
        </w:rPr>
        <w:t>,</w:t>
      </w:r>
      <w:r w:rsidR="007B0EDB" w:rsidRPr="0030684E">
        <w:t xml:space="preserve"> however, this approach fails to </w:t>
      </w:r>
      <w:r w:rsidR="007B0EDB" w:rsidRPr="0030684E">
        <w:rPr>
          <w:rFonts w:eastAsiaTheme="minorEastAsia"/>
        </w:rPr>
        <w:t>consider</w:t>
      </w:r>
      <w:r w:rsidR="007B0EDB" w:rsidRPr="0030684E">
        <w:t xml:space="preserve"> the synergy among multiple UAV, especially when the tracking task needs to be considered after the discovery of a target</w:t>
      </w:r>
      <w:r w:rsidR="007B0EDB" w:rsidRPr="0030684E">
        <w:rPr>
          <w:rFonts w:eastAsiaTheme="minorEastAsia" w:hint="eastAsia"/>
        </w:rPr>
        <w:t>.</w:t>
      </w:r>
      <w:r w:rsidR="007B0EDB" w:rsidRPr="0030684E">
        <w:rPr>
          <w:rFonts w:eastAsiaTheme="minorEastAsia"/>
        </w:rPr>
        <w:t xml:space="preserve"> </w:t>
      </w:r>
      <w:r w:rsidR="00A436C3" w:rsidRPr="0030684E">
        <w:t>Some other related studies have focused on UAV path planning for target tracking</w:t>
      </w:r>
      <w:r w:rsidR="004B3CC0" w:rsidRPr="0030684E">
        <w:rPr>
          <w:rFonts w:eastAsiaTheme="minorEastAsia"/>
        </w:rPr>
        <w:fldChar w:fldCharType="begin">
          <w:fldData xml:space="preserve">PEVuZE5vdGU+PENpdGU+PEF1dGhvcj5DdWk8L0F1dGhvcj48WWVhcj4yMDIyPC9ZZWFyPjxSZWNO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</w:fldData>
        </w:fldChar>
      </w:r>
      <w:r w:rsidR="0030684E" w:rsidRPr="0030684E">
        <w:rPr>
          <w:rFonts w:eastAsiaTheme="minorEastAsia"/>
        </w:rPr>
        <w:instrText xml:space="preserve"> ADDIN EN.CITE </w:instrText>
      </w:r>
      <w:r w:rsidR="0030684E" w:rsidRPr="0030684E">
        <w:rPr>
          <w:rFonts w:eastAsiaTheme="minorEastAsia"/>
        </w:rPr>
        <w:fldChar w:fldCharType="begin">
          <w:fldData xml:space="preserve">PEVuZE5vdGU+PENpdGU+PEF1dGhvcj5DdWk8L0F1dGhvcj48WWVhcj4yMDIyPC9ZZWFyPjxSZWNO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</w:fldData>
        </w:fldChar>
      </w:r>
      <w:r w:rsidR="0030684E" w:rsidRPr="0030684E">
        <w:rPr>
          <w:rFonts w:eastAsiaTheme="minorEastAsia"/>
        </w:rPr>
        <w:instrText xml:space="preserve"> ADDIN EN.CITE.DATA </w:instrText>
      </w:r>
      <w:r w:rsidR="0030684E" w:rsidRPr="0030684E">
        <w:rPr>
          <w:rFonts w:eastAsiaTheme="minorEastAsia"/>
        </w:rPr>
      </w:r>
      <w:r w:rsidR="0030684E" w:rsidRPr="0030684E">
        <w:rPr>
          <w:rFonts w:eastAsiaTheme="minorEastAsia"/>
        </w:rPr>
        <w:fldChar w:fldCharType="end"/>
      </w:r>
      <w:r w:rsidR="004B3CC0" w:rsidRPr="0030684E">
        <w:rPr>
          <w:rFonts w:eastAsiaTheme="minorEastAsia"/>
        </w:rPr>
      </w:r>
      <w:r w:rsidR="004B3CC0" w:rsidRPr="0030684E">
        <w:rPr>
          <w:rFonts w:eastAsiaTheme="minorEastAsia"/>
        </w:rPr>
        <w:fldChar w:fldCharType="separate"/>
      </w:r>
      <w:r w:rsidR="0030684E" w:rsidRPr="0030684E">
        <w:rPr>
          <w:rFonts w:eastAsiaTheme="minorEastAsia"/>
        </w:rPr>
        <w:t>[15, 16]</w:t>
      </w:r>
      <w:r w:rsidR="004B3CC0" w:rsidRPr="0030684E">
        <w:rPr>
          <w:rFonts w:eastAsiaTheme="minorEastAsia"/>
        </w:rPr>
        <w:fldChar w:fldCharType="end"/>
      </w:r>
    </w:p>
    <w:p w14:paraId="6A7BEB43" w14:textId="08825370" w:rsidR="00B27935" w:rsidRPr="00975E17" w:rsidRDefault="00B27935" w:rsidP="00975E17">
      <w:pPr>
        <w:pStyle w:val="MDPI31text"/>
        <w:rPr>
          <w:rFonts w:eastAsiaTheme="minorEastAsia"/>
          <w:lang w:eastAsia="zh-CN"/>
        </w:rPr>
      </w:pPr>
      <w:r w:rsidRPr="00D15D66">
        <w:t>Motivated by these facts, we propose a novel approach to adapt to the challenges posed by the collaborative integrated search</w:t>
      </w:r>
      <w:r>
        <w:t>-</w:t>
      </w:r>
      <w:r w:rsidRPr="00D15D66">
        <w:t>track problem</w:t>
      </w:r>
      <w:r>
        <w:t>.</w:t>
      </w:r>
      <w:r w:rsidR="006E081A" w:rsidRPr="006E081A">
        <w:rPr>
          <w:rFonts w:hint="eastAsia"/>
        </w:rPr>
        <w:t xml:space="preserve"> </w:t>
      </w:r>
      <w:r w:rsidR="00975E17" w:rsidRPr="00975E17">
        <w:rPr>
          <w:rFonts w:ascii="宋体" w:eastAsia="宋体" w:hAnsi="宋体" w:cs="宋体" w:hint="eastAsia"/>
          <w:lang w:eastAsia="zh-CN"/>
        </w:rPr>
        <w:t>在发现目标前，无人机集群需要对</w:t>
      </w:r>
      <w:r w:rsidR="00975E17">
        <w:rPr>
          <w:rFonts w:ascii="宋体" w:eastAsia="宋体" w:hAnsi="宋体" w:cs="宋体" w:hint="eastAsia"/>
          <w:lang w:eastAsia="zh-CN"/>
        </w:rPr>
        <w:t>任务环境进行</w:t>
      </w:r>
      <w:r w:rsidR="00975E17" w:rsidRPr="00975E17">
        <w:rPr>
          <w:rFonts w:ascii="宋体" w:eastAsia="宋体" w:hAnsi="宋体" w:cs="宋体" w:hint="eastAsia"/>
          <w:lang w:eastAsia="zh-CN"/>
        </w:rPr>
        <w:t>覆盖式搜索</w:t>
      </w:r>
      <w:r>
        <w:rPr>
          <w:rFonts w:ascii="宋体" w:eastAsia="宋体" w:hAnsi="宋体" w:cs="宋体" w:hint="eastAsia"/>
          <w:lang w:eastAsia="zh-CN"/>
        </w:rPr>
        <w:t>，</w:t>
      </w:r>
      <w:r w:rsidR="00975E17" w:rsidRPr="00975E17">
        <w:rPr>
          <w:rFonts w:eastAsiaTheme="minorEastAsia" w:hint="eastAsia"/>
          <w:lang w:eastAsia="zh-CN"/>
        </w:rPr>
        <w:t>一旦无人机集群搜索编队发现目标，则无人机集群的任务</w:t>
      </w:r>
      <w:r w:rsidR="00975E17" w:rsidRPr="00975E17">
        <w:rPr>
          <w:rFonts w:eastAsiaTheme="minorEastAsia" w:hint="eastAsia"/>
          <w:lang w:eastAsia="zh-CN"/>
        </w:rPr>
        <w:t xml:space="preserve"> </w:t>
      </w:r>
      <w:r w:rsidR="00975E17" w:rsidRPr="00975E17">
        <w:rPr>
          <w:rFonts w:eastAsiaTheme="minorEastAsia" w:hint="eastAsia"/>
          <w:lang w:eastAsia="zh-CN"/>
        </w:rPr>
        <w:t>性</w:t>
      </w:r>
      <w:r w:rsidR="00975E17" w:rsidRPr="00975E17">
        <w:rPr>
          <w:rFonts w:eastAsiaTheme="minorEastAsia" w:hint="eastAsia"/>
          <w:lang w:eastAsia="zh-CN"/>
        </w:rPr>
        <w:t xml:space="preserve"> </w:t>
      </w:r>
      <w:r w:rsidR="00975E17" w:rsidRPr="00975E17">
        <w:rPr>
          <w:rFonts w:eastAsiaTheme="minorEastAsia" w:hint="eastAsia"/>
          <w:lang w:eastAsia="zh-CN"/>
        </w:rPr>
        <w:t>质</w:t>
      </w:r>
      <w:r w:rsidR="00975E17" w:rsidRPr="00975E17">
        <w:rPr>
          <w:rFonts w:eastAsiaTheme="minorEastAsia" w:hint="eastAsia"/>
          <w:lang w:eastAsia="zh-CN"/>
        </w:rPr>
        <w:t xml:space="preserve"> </w:t>
      </w:r>
      <w:r w:rsidR="00975E17" w:rsidRPr="00975E17">
        <w:rPr>
          <w:rFonts w:eastAsiaTheme="minorEastAsia" w:hint="eastAsia"/>
          <w:lang w:eastAsia="zh-CN"/>
        </w:rPr>
        <w:t>发</w:t>
      </w:r>
      <w:r w:rsidR="00975E17" w:rsidRPr="00975E17">
        <w:rPr>
          <w:rFonts w:eastAsiaTheme="minorEastAsia" w:hint="eastAsia"/>
          <w:lang w:eastAsia="zh-CN"/>
        </w:rPr>
        <w:t xml:space="preserve"> </w:t>
      </w:r>
      <w:r w:rsidR="00975E17" w:rsidRPr="00975E17">
        <w:rPr>
          <w:rFonts w:eastAsiaTheme="minorEastAsia" w:hint="eastAsia"/>
          <w:lang w:eastAsia="zh-CN"/>
        </w:rPr>
        <w:t>生</w:t>
      </w:r>
      <w:r w:rsidR="00975E17" w:rsidRPr="00975E17">
        <w:rPr>
          <w:rFonts w:eastAsiaTheme="minorEastAsia" w:hint="eastAsia"/>
          <w:lang w:eastAsia="zh-CN"/>
        </w:rPr>
        <w:t xml:space="preserve"> </w:t>
      </w:r>
      <w:r w:rsidR="00975E17" w:rsidRPr="00975E17">
        <w:rPr>
          <w:rFonts w:eastAsiaTheme="minorEastAsia" w:hint="eastAsia"/>
          <w:lang w:eastAsia="zh-CN"/>
        </w:rPr>
        <w:t>变</w:t>
      </w:r>
      <w:r w:rsidR="00975E17" w:rsidRPr="00975E17">
        <w:rPr>
          <w:rFonts w:eastAsiaTheme="minorEastAsia" w:hint="eastAsia"/>
          <w:lang w:eastAsia="zh-CN"/>
        </w:rPr>
        <w:t xml:space="preserve"> </w:t>
      </w:r>
      <w:r w:rsidR="00975E17" w:rsidRPr="00975E17">
        <w:rPr>
          <w:rFonts w:eastAsiaTheme="minorEastAsia" w:hint="eastAsia"/>
          <w:lang w:eastAsia="zh-CN"/>
        </w:rPr>
        <w:t>化，即</w:t>
      </w:r>
      <w:r w:rsidR="00975E17" w:rsidRPr="00975E17">
        <w:rPr>
          <w:rFonts w:eastAsiaTheme="minorEastAsia" w:hint="eastAsia"/>
          <w:lang w:eastAsia="zh-CN"/>
        </w:rPr>
        <w:t xml:space="preserve"> </w:t>
      </w:r>
      <w:r w:rsidR="00975E17" w:rsidRPr="00975E17">
        <w:rPr>
          <w:rFonts w:eastAsiaTheme="minorEastAsia" w:hint="eastAsia"/>
          <w:lang w:eastAsia="zh-CN"/>
        </w:rPr>
        <w:t>从</w:t>
      </w:r>
      <w:r w:rsidR="00975E17" w:rsidRPr="00975E17">
        <w:rPr>
          <w:rFonts w:eastAsiaTheme="minorEastAsia" w:hint="eastAsia"/>
          <w:lang w:eastAsia="zh-CN"/>
        </w:rPr>
        <w:t xml:space="preserve"> </w:t>
      </w:r>
      <w:r w:rsidR="00975E17" w:rsidRPr="00975E17">
        <w:rPr>
          <w:rFonts w:eastAsiaTheme="minorEastAsia" w:hint="eastAsia"/>
          <w:lang w:eastAsia="zh-CN"/>
        </w:rPr>
        <w:t>纯</w:t>
      </w:r>
      <w:r w:rsidR="00975E17" w:rsidRPr="00975E17">
        <w:rPr>
          <w:rFonts w:eastAsiaTheme="minorEastAsia" w:hint="eastAsia"/>
          <w:lang w:eastAsia="zh-CN"/>
        </w:rPr>
        <w:t xml:space="preserve"> </w:t>
      </w:r>
      <w:r w:rsidR="00975E17" w:rsidRPr="00975E17">
        <w:rPr>
          <w:rFonts w:eastAsiaTheme="minorEastAsia" w:hint="eastAsia"/>
          <w:lang w:eastAsia="zh-CN"/>
        </w:rPr>
        <w:t>粹</w:t>
      </w:r>
      <w:r w:rsidR="00975E17" w:rsidRPr="00975E17">
        <w:rPr>
          <w:rFonts w:eastAsiaTheme="minorEastAsia" w:hint="eastAsia"/>
          <w:lang w:eastAsia="zh-CN"/>
        </w:rPr>
        <w:t xml:space="preserve"> </w:t>
      </w:r>
      <w:r w:rsidR="00975E17" w:rsidRPr="00975E17">
        <w:rPr>
          <w:rFonts w:eastAsiaTheme="minorEastAsia" w:hint="eastAsia"/>
          <w:lang w:eastAsia="zh-CN"/>
        </w:rPr>
        <w:t>的覆盖式搜索转为在搜索和对已发现目标进行跟踪</w:t>
      </w:r>
      <w:r>
        <w:rPr>
          <w:rFonts w:eastAsiaTheme="minorEastAsia" w:hint="eastAsia"/>
          <w:lang w:eastAsia="zh-CN"/>
        </w:rPr>
        <w:t>。提高无人机资源利用，提高搜索效率。</w:t>
      </w:r>
    </w:p>
    <w:p w14:paraId="0C405EB4" w14:textId="75FB6743" w:rsidR="00B27935" w:rsidRPr="00975E17" w:rsidRDefault="00B27935" w:rsidP="00B6088B">
      <w:pPr>
        <w:pStyle w:val="MDPI31text"/>
        <w:rPr>
          <w:rFonts w:eastAsiaTheme="minorEastAsia"/>
        </w:rPr>
      </w:pPr>
      <w:r w:rsidRPr="00B6088B">
        <w:t xml:space="preserve">In addition, </w:t>
      </w:r>
      <w:r w:rsidRPr="0030684E">
        <w:rPr>
          <w:color w:val="FF0000"/>
        </w:rPr>
        <w:t>optimization algorithms i</w:t>
      </w:r>
      <w:r w:rsidRPr="00B6088B">
        <w:t>ncluding traditional and intelligent optimization</w:t>
      </w:r>
      <w:r w:rsidRPr="00975E17">
        <w:t xml:space="preserve"> formulate the search mission planning problem as finding the optimal solution while satisfying various optimization conditions and constraints.</w:t>
      </w:r>
      <w:r w:rsidRPr="00975E17">
        <w:rPr>
          <w:rFonts w:eastAsia="宋体"/>
        </w:rPr>
        <w:t xml:space="preserve"> </w:t>
      </w:r>
      <w:r w:rsidRPr="00975E17">
        <w:t xml:space="preserve">Many traditional </w:t>
      </w:r>
      <w:bookmarkStart w:id="0" w:name="OLE_LINK27"/>
      <w:bookmarkStart w:id="1" w:name="OLE_LINK28"/>
      <w:r w:rsidRPr="00975E17">
        <w:t>optimization</w:t>
      </w:r>
      <w:bookmarkEnd w:id="0"/>
      <w:bookmarkEnd w:id="1"/>
      <w:r w:rsidRPr="00975E17">
        <w:t xml:space="preserve"> algorithms, such as convex optimization and gradient descent, are widely used. For example, reference</w:t>
      </w:r>
      <w:r w:rsidRPr="00975E17">
        <w:fldChar w:fldCharType="begin"/>
      </w:r>
      <w:r w:rsidR="0030684E" w:rsidRPr="00975E17">
        <w:instrText xml:space="preserve"> ADDIN EN.CITE &lt;EndNote&gt;&lt;Cite&gt;&lt;Author&gt;Yang&lt;/Author&gt;&lt;Year&gt;2017&lt;/Year&gt;&lt;RecNum&gt;165&lt;/RecNum&gt;&lt;DisplayText&gt;&lt;style face="superscript"&gt;[17]&lt;/style&gt;&lt;/DisplayText&gt;&lt;record&gt;&lt;rec-number&gt;165&lt;/rec-number&gt;&lt;foreign-keys&gt;&lt;key app="EN" db-id="dps9wrapzrf2w5ea2scvttexxwt0x99p92xf" timestamp="1655276443"&gt;165&lt;/key&gt;&lt;/foreign-keys&gt;&lt;ref-type name="Journal Article"&gt;17&lt;/ref-type&gt;&lt;contributors&gt;&lt;authors&gt;&lt;author&gt;Yang, Hongwei&lt;/author&gt;&lt;author&gt;Bai, Xiaoli&lt;/author&gt;&lt;author&gt;Baoyin, Hexi&lt;/author&gt;&lt;/authors&gt;&lt;/contributors&gt;&lt;titles&gt;&lt;title&gt;Rapid generation of time-optimal trajectories for asteroid landing via convex optimization&lt;/title&gt;&lt;secondary-title&gt;Journal of guidance, control, and dynamics&lt;/secondary-title&gt;&lt;/titles&gt;&lt;periodical&gt;&lt;full-title&gt;Journal of Guidance, Control, and Dynamics&lt;/full-title&gt;&lt;/periodical&gt;&lt;pages&gt;628-641&lt;/pages&gt;&lt;volume&gt;40&lt;/volume&gt;&lt;number&gt;3&lt;/number&gt;&lt;keywords&gt;&lt;keyword&gt;Asteroids&lt;/keyword&gt;&lt;keyword&gt;Convex analysis&lt;/keyword&gt;&lt;keyword&gt;Convexity&lt;/keyword&gt;&lt;keyword&gt;Engineering&lt;/keyword&gt;&lt;keyword&gt;Engineering, Aerospace&lt;/keyword&gt;&lt;keyword&gt;Error reduction&lt;/keyword&gt;&lt;keyword&gt;Extrapolation&lt;/keyword&gt;&lt;keyword&gt;Flight time&lt;/keyword&gt;&lt;keyword&gt;Free flight&lt;/keyword&gt;&lt;keyword&gt;Instruments &amp;amp; Instrumentation&lt;/keyword&gt;&lt;keyword&gt;Landing&lt;/keyword&gt;&lt;keyword&gt;Low thrust&lt;/keyword&gt;&lt;keyword&gt;Mathematical analysis&lt;/keyword&gt;&lt;keyword&gt;Optimization&lt;/keyword&gt;&lt;keyword&gt;Science &amp;amp; Technology&lt;/keyword&gt;&lt;keyword&gt;Simulation&lt;/keyword&gt;&lt;keyword&gt;Spacecraft landing&lt;/keyword&gt;&lt;keyword&gt;Technology&lt;/keyword&gt;&lt;keyword&gt;Time optimal control&lt;/keyword&gt;&lt;keyword&gt;Trajectories&lt;/keyword&gt;&lt;keyword&gt;Trajectory optimization&lt;/keyword&gt;&lt;/keywords&gt;&lt;dates&gt;&lt;year&gt;2017&lt;/year&gt;&lt;/dates&gt;&lt;pub-location&gt;RESTON&lt;/pub-location&gt;&lt;publisher&gt;Amer Inst Aeronautics Astronautics&lt;/publisher&gt;&lt;isbn&gt;0731-5090&lt;/isbn&gt;&lt;urls&gt;&lt;related-urls&gt;&lt;url&gt;https://go.exlibris.link/vJnHRtDS&lt;/url&gt;&lt;/related-urls&gt;&lt;/urls&gt;&lt;electronic-resource-num&gt;10.2514/1.G002170&lt;/electronic-resource-num&gt;&lt;language&gt;English&lt;/language&gt;&lt;/record&gt;&lt;/Cite&gt;&lt;/EndNote&gt;</w:instrText>
      </w:r>
      <w:r w:rsidRPr="00975E17">
        <w:fldChar w:fldCharType="separate"/>
      </w:r>
      <w:r w:rsidR="0030684E" w:rsidRPr="00975E17">
        <w:t>[17]</w:t>
      </w:r>
      <w:r w:rsidRPr="00975E17">
        <w:fldChar w:fldCharType="end"/>
      </w:r>
      <w:r w:rsidRPr="00975E17">
        <w:t xml:space="preserve"> presents a method that generates time-optimal trajectories rapidly via convex optimization</w:t>
      </w:r>
      <w:r w:rsidRPr="00975E17">
        <w:rPr>
          <w:rFonts w:hint="eastAsia"/>
        </w:rPr>
        <w:t>.</w:t>
      </w:r>
      <w:r w:rsidRPr="00975E17">
        <w:t xml:space="preserve"> reference</w:t>
      </w:r>
      <w:r w:rsidRPr="00975E17">
        <w:fldChar w:fldCharType="begin">
          <w:fldData xml:space="preserve">PEVuZE5vdGU+PENpdGU+PEF1dGhvcj5DaGFpPC9BdXRob3I+PFllYXI+MjAxOTwvWWVhcj48UmVj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</w:fldData>
        </w:fldChar>
      </w:r>
      <w:r w:rsidR="0030684E" w:rsidRPr="00975E17">
        <w:instrText xml:space="preserve"> ADDIN EN.CITE </w:instrText>
      </w:r>
      <w:r w:rsidR="0030684E" w:rsidRPr="00975E17">
        <w:fldChar w:fldCharType="begin">
          <w:fldData xml:space="preserve">PEVuZE5vdGU+PENpdGU+PEF1dGhvcj5DaGFpPC9BdXRob3I+PFllYXI+MjAxOTwvWWVhcj48UmVj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</w:fldData>
        </w:fldChar>
      </w:r>
      <w:r w:rsidR="0030684E" w:rsidRPr="00975E17">
        <w:instrText xml:space="preserve"> ADDIN EN.CITE.DATA </w:instrText>
      </w:r>
      <w:r w:rsidR="0030684E" w:rsidRPr="00975E17">
        <w:fldChar w:fldCharType="end"/>
      </w:r>
      <w:r w:rsidRPr="00975E17">
        <w:fldChar w:fldCharType="separate"/>
      </w:r>
      <w:r w:rsidR="0030684E" w:rsidRPr="00975E17">
        <w:t>[18]</w:t>
      </w:r>
      <w:r w:rsidRPr="00975E17">
        <w:fldChar w:fldCharType="end"/>
      </w:r>
      <w:r w:rsidRPr="00975E17">
        <w:t xml:space="preserve"> proposed an improved gradient algorithm to solve the problem of trajectory optimization problem. However, even for stationary targets and a single UAV, this search problem is considered NP-hard</w:t>
      </w:r>
      <w:r w:rsidRPr="00975E17">
        <w:fldChar w:fldCharType="begin"/>
      </w:r>
      <w:r w:rsidR="0030684E" w:rsidRPr="00975E17">
        <w:instrText xml:space="preserve"> ADDIN EN.CITE &lt;EndNote&gt;&lt;Cite&gt;&lt;Author&gt;Trummel&lt;/Author&gt;&lt;Year&gt;1986&lt;/Year&gt;&lt;RecNum&gt;33&lt;/RecNum&gt;&lt;DisplayText&gt;&lt;style face="superscript"&gt;[19]&lt;/style&gt;&lt;/DisplayText&gt;&lt;record&gt;&lt;rec-number&gt;33&lt;/rec-number&gt;&lt;foreign-keys&gt;&lt;key app="EN" db-id="vvvd20a09sdp51erzzkpdxpdpwdd2v9zwptz" timestamp="1597939690"&gt;33&lt;/key&gt;&lt;/foreign-keys&gt;&lt;ref-type name="Journal Article"&gt;17&lt;/ref-type&gt;&lt;contributors&gt;&lt;authors&gt;&lt;author&gt;Trummel, K. E.&lt;/author&gt;&lt;author&gt;Weisinger, J. R.&lt;/author&gt;&lt;/authors&gt;&lt;/contributors&gt;&lt;titles&gt;&lt;title&gt;The Complexity of the Optimal Searcher Path Problem&lt;/title&gt;&lt;secondary-title&gt;Operations research&lt;/secondary-title&gt;&lt;/titles&gt;&lt;periodical&gt;&lt;full-title&gt;Operations research&lt;/full-title&gt;&lt;/periodical&gt;&lt;pages&gt;324-327&lt;/pages&gt;&lt;volume&gt;34&lt;/volume&gt;&lt;number&gt;2&lt;/number&gt;&lt;keywords&gt;&lt;keyword&gt;Integers&lt;/keyword&gt;&lt;keyword&gt;Technical Notes&lt;/keyword&gt;&lt;keyword&gt;Polynomials&lt;/keyword&gt;&lt;keyword&gt;Probability distributions&lt;/keyword&gt;&lt;keyword&gt;Vertices&lt;/keyword&gt;&lt;keyword&gt;Operations research&lt;/keyword&gt;&lt;keyword&gt;Models&lt;/keyword&gt;&lt;keyword&gt;Optimal stopping (Mathematical statistics)&lt;/keyword&gt;&lt;keyword&gt;Methods&lt;/keyword&gt;&lt;/keywords&gt;&lt;dates&gt;&lt;year&gt;1986&lt;/year&gt;&lt;/dates&gt;&lt;publisher&gt;Operations Research Society of America&lt;/publisher&gt;&lt;isbn&gt;0030-364X&lt;/isbn&gt;&lt;urls&gt;&lt;related-urls&gt;&lt;url&gt;http://zju.summon.serialssolutions.com/2.0.0/link/0/eLvHCXMwnV3PS8MwFH64HUQPznWK88cIiKCH6tqmaXqSTZyCB4cMcaeSpM1AdJvrdtC_3pc2kyKevBQa0gaavNevfV--DyDwL7vur5wQU0FTwanXTRFjKMoQ2Ek_ypTEBKoLQb67Bzrss_GYjzeArbfGGJZlQRMsivqIl-RbduVFRnftev7hGvMoU2S1Tho1qPGg5HU9V5R3WWljEGDCYfTlJ_dW-YfF22TQ-O_Au7Bj8SPplRPehI1s6sDmmr7uQGNt00Bs1DqwXdEcdKBp23NybiWnL1oQ4Goh5kojj7n8JDNNEBiSR8wn7zhayUnGew4RL5Jh6UGzB6PB7ejm3rV2Cu4k9vFTUfIwpUxlgjGtjV0QnnopFxiUQai9NE4ZEzrTQZTy0A9lGCmuOIao5zGpomAf6tPZNDsAQoMuV5HQfqY5RcQgZRpFmjFJqfBEl7fh1DzixPpo4iE3fxryiVjledKjphQZhm04K3qZSFouhBJ2QwCOYTSpKv1axUwk81J_Iymn4fDv5iPY8mLOSprYMdSXi1V2ArWv11UHsXL_qVOsjm9LM8SK&lt;/url&gt;&lt;/related-urls&gt;&lt;/urls&gt;&lt;/record&gt;&lt;/Cite&gt;&lt;/EndNote&gt;</w:instrText>
      </w:r>
      <w:r w:rsidRPr="00975E17">
        <w:fldChar w:fldCharType="separate"/>
      </w:r>
      <w:r w:rsidR="0030684E" w:rsidRPr="00975E17">
        <w:t>[19]</w:t>
      </w:r>
      <w:r w:rsidRPr="00975E17">
        <w:fldChar w:fldCharType="end"/>
      </w:r>
      <w:r w:rsidRPr="00975E17">
        <w:t xml:space="preserve"> which causes large time consumption using traditional optimization methods. Therefore, c</w:t>
      </w:r>
      <w:bookmarkStart w:id="2" w:name="OLE_LINK7"/>
      <w:r w:rsidRPr="00975E17">
        <w:t>omputational intelligence algorithms</w:t>
      </w:r>
      <w:bookmarkEnd w:id="2"/>
      <w:r w:rsidRPr="00975E17">
        <w:fldChar w:fldCharType="begin"/>
      </w:r>
      <w:r w:rsidR="0030684E" w:rsidRPr="00975E17">
        <w:instrText xml:space="preserve"> ADDIN EN.CITE &lt;EndNote&gt;&lt;Cite&gt;&lt;Author&gt;Zhao&lt;/Author&gt;&lt;Year&gt;2018&lt;/Year&gt;&lt;RecNum&gt;119&lt;/RecNum&gt;&lt;DisplayText&gt;&lt;style face="superscript"&gt;[20]&lt;/style&gt;&lt;/DisplayText&gt;&lt;record&gt;&lt;rec-number&gt;119&lt;/rec-number&gt;&lt;foreign-keys&gt;&lt;key app="EN" db-id="dps9wrapzrf2w5ea2scvttexxwt0x99p92xf" timestamp="1635435143"&gt;119&lt;/key&gt;&lt;/foreign-keys&gt;&lt;ref-type name="Journal Article"&gt;17&lt;/ref-type&gt;&lt;contributors&gt;&lt;authors&gt;&lt;author&gt;Zhao, Yijing&lt;/author&gt;&lt;author&gt;Zheng, Zheng&lt;/author&gt;&lt;author&gt;Liu, Yang&lt;/author&gt;&lt;/authors&gt;&lt;/contributors&gt;&lt;titles&gt;&lt;title&gt;Survey on computational-intelligence-based UAV path planning&lt;/title&gt;&lt;secondary-title&gt;Knowledge-Based Systems&lt;/secondary-title&gt;&lt;/titles&gt;&lt;periodical&gt;&lt;full-title&gt;Knowledge-Based Systems&lt;/full-title&gt;&lt;/periodical&gt;&lt;pages&gt;54-64&lt;/pages&gt;&lt;volume&gt;158&lt;/volume&gt;&lt;keywords&gt;&lt;keyword&gt;Path planning&lt;/keyword&gt;&lt;keyword&gt;Unmanned aerial vehicle&lt;/keyword&gt;&lt;keyword&gt;Computational intelligence&lt;/keyword&gt;&lt;keyword&gt;Learning-based algorithms&lt;/keyword&gt;&lt;/keywords&gt;&lt;dates&gt;&lt;year&gt;2018&lt;/year&gt;&lt;pub-dates&gt;&lt;date&gt;2018&lt;/date&gt;&lt;/pub-dates&gt;&lt;/dates&gt;&lt;isbn&gt;0950-7051&lt;/isbn&gt;&lt;urls&gt;&lt;/urls&gt;&lt;electronic-resource-num&gt;https://doi.org/10.1016/j.knosys.2018.05.033&lt;/electronic-resource-num&gt;&lt;/record&gt;&lt;/Cite&gt;&lt;/EndNote&gt;</w:instrText>
      </w:r>
      <w:r w:rsidRPr="00975E17">
        <w:fldChar w:fldCharType="separate"/>
      </w:r>
      <w:r w:rsidR="0030684E" w:rsidRPr="00975E17">
        <w:t>[20]</w:t>
      </w:r>
      <w:r w:rsidRPr="00975E17">
        <w:fldChar w:fldCharType="end"/>
      </w:r>
      <w:r w:rsidRPr="00975E17">
        <w:fldChar w:fldCharType="begin"/>
      </w:r>
      <w:r w:rsidRPr="00975E17">
        <w:instrText xml:space="preserve"> ADDIN ZOTERO_ITEM CSL_CITATION {"citationID":"8ixbyZ7c","properties":{"formattedCitation":"[10]","plainCitation":"[10]","noteIndex":0},"citationItems":[{"id":343,"uris":["http://zotero.org/users/local/Ni7jFwzY/items/T6CR6DY7"],"uri":["http://zotero.org/users/local/Ni7jFwzY/items/T6CR6DY7"],"itemData":{"id":343,"type":"article-journal","abstract":"The key objective of unmanned aerial vehicle (UAV) path planning is to produce a flight path that connects a start state and a goal state while meeting the required constraints. Computational intelligence (CI) is a set of nature-inspired computational methodologies and approaches for addressing complex real-world problems for which mathematical or traditional modelling does not perform well. It has been applied in the field of UAVs since it can yield effective, accurate and rapid solutions. This article provides an overview of studies on UAV path planning based on CI methods published in major journals and conference proceedings. We survey relevant studies with respect to different CI algorithms utilized in UAV path planning, the types of time domain in UAV path planning, namely, offline and online, and the types of environment models, namely, 2D and 3D. It is observed that CI methods outperform traditional methods on online and 3D problems. The analysis is useful for identifying key results from UAV path planning research and is leveraged in this article to highlight trends and open issues.","container-title":"Knowledge-Based Systems","DOI":"https://doi.org/10.1016/j.knosys.2018.05.033","ISSN":"0950-7051","page":"54-64","title":"Survey on computational-intelligence-based UAV path planning","volume":"158","author":[{"family":"Zhao","given":"Yijing"},{"family":"Zheng","given":"Zheng"},{"family":"Liu","given":"Yang"}],"issued":{"date-parts":[["2018"]]}}}],"schema":"https://github.com/citation-style-language/schema/raw/master/csl-citation.json"} </w:instrText>
      </w:r>
      <w:r w:rsidRPr="00975E17">
        <w:fldChar w:fldCharType="end"/>
      </w:r>
      <w:r w:rsidRPr="00975E17">
        <w:t xml:space="preserve"> inspired by nature mechanisms approach such as Genetic Algorithm (GA)</w:t>
      </w:r>
      <w:r w:rsidRPr="00975E17">
        <w:fldChar w:fldCharType="begin"/>
      </w:r>
      <w:r w:rsidR="0030684E" w:rsidRPr="00975E17">
        <w:instrText xml:space="preserve"> ADDIN EN.CITE &lt;EndNote&gt;&lt;Cite&gt;&lt;Author&gt;Roberge&lt;/Author&gt;&lt;Year&gt;2018&lt;/Year&gt;&lt;RecNum&gt;136&lt;/RecNum&gt;&lt;DisplayText&gt;&lt;style face="superscript"&gt;[21]&lt;/style&gt;&lt;/DisplayText&gt;&lt;record&gt;&lt;rec-number&gt;136&lt;/rec-number&gt;&lt;foreign-keys&gt;&lt;key app="EN" db-id="dps9wrapzrf2w5ea2scvttexxwt0x99p92xf" timestamp="1635775833"&gt;136&lt;/key&gt;&lt;/foreign-keys&gt;&lt;ref-type name="Journal Article"&gt;17&lt;/ref-type&gt;&lt;contributors&gt;&lt;authors&gt;&lt;author&gt;Roberge, Vincent&lt;/author&gt;&lt;author&gt;Tarbouchi, Mohammed&lt;/author&gt;&lt;author&gt;Labonte, Gilles&lt;/author&gt;&lt;/authors&gt;&lt;/contributors&gt;&lt;titles&gt;&lt;title&gt;Fast Genetic Algorithm Path Planner for Fixed-Wing Military UAV Using GPU&lt;/title&gt;&lt;secondary-title&gt;IEEE transactions on aerospace and electronic systems&lt;/secondary-title&gt;&lt;/titles&gt;&lt;periodical&gt;&lt;full-title&gt;IEEE transactions on aerospace and electronic systems&lt;/full-title&gt;&lt;/periodical&gt;&lt;pages&gt;2105-2117&lt;/pages&gt;&lt;volume&gt;54&lt;/volume&gt;&lt;number&gt;5&lt;/number&gt;&lt;keywords&gt;&lt;keyword&gt;Engineering&lt;/keyword&gt;&lt;keyword&gt;Engineering, Aerospace&lt;/keyword&gt;&lt;keyword&gt;Engineering, Electrical &amp;amp; Electronic&lt;/keyword&gt;&lt;keyword&gt;genetic algorithm&lt;/keyword&gt;&lt;keyword&gt;Genetic algorithms&lt;/keyword&gt;&lt;keyword&gt;Graphics processing units&lt;/keyword&gt;&lt;keyword&gt;Optimization&lt;/keyword&gt;&lt;keyword&gt;parallel computing&lt;/keyword&gt;&lt;keyword&gt;path planning&lt;/keyword&gt;&lt;keyword&gt;Planning&lt;/keyword&gt;&lt;keyword&gt;Science &amp;amp; Technology&lt;/keyword&gt;&lt;keyword&gt;Technology&lt;/keyword&gt;&lt;keyword&gt;Telecommunications&lt;/keyword&gt;&lt;keyword&gt;Trajectory&lt;/keyword&gt;&lt;keyword&gt;UAV&lt;/keyword&gt;&lt;keyword&gt;Unmanned aerial vehicles&lt;/keyword&gt;&lt;/keywords&gt;&lt;dates&gt;&lt;year&gt;2018&lt;/year&gt;&lt;/dates&gt;&lt;pub-location&gt;PISCATAWAY&lt;/pub-location&gt;&lt;publisher&gt;IEEE&lt;/publisher&gt;&lt;isbn&gt;0018-9251&lt;/isbn&gt;&lt;urls&gt;&lt;related-urls&gt;&lt;url&gt;https://go.exlibris.link/gv0my29r&lt;/url&gt;&lt;/related-urls&gt;&lt;/urls&gt;&lt;electronic-resource-num&gt;10.1109/TAES.2018.2807558&lt;/electronic-resource-num&gt;&lt;language&gt;English&lt;/language&gt;&lt;/record&gt;&lt;/Cite&gt;&lt;/EndNote&gt;</w:instrText>
      </w:r>
      <w:r w:rsidRPr="00975E17">
        <w:fldChar w:fldCharType="separate"/>
      </w:r>
      <w:r w:rsidR="0030684E" w:rsidRPr="00975E17">
        <w:t>[21]</w:t>
      </w:r>
      <w:r w:rsidRPr="00975E17">
        <w:fldChar w:fldCharType="end"/>
      </w:r>
      <w:r w:rsidRPr="00975E17">
        <w:t xml:space="preserve">, </w:t>
      </w:r>
      <w:bookmarkStart w:id="3" w:name="_Hlk127544759"/>
      <w:r w:rsidRPr="00975E17">
        <w:t>Particle Swarm Optimization</w:t>
      </w:r>
      <w:bookmarkEnd w:id="3"/>
      <w:r w:rsidRPr="00975E17">
        <w:t xml:space="preserve"> (PSO)</w:t>
      </w:r>
      <w:r w:rsidRPr="00975E17">
        <w:fldChar w:fldCharType="begin"/>
      </w:r>
      <w:r w:rsidR="0030684E" w:rsidRPr="00975E17">
        <w:instrText xml:space="preserve"> ADDIN EN.CITE &lt;EndNote&gt;&lt;Cite&gt;&lt;Author&gt;Liu&lt;/Author&gt;&lt;Year&gt;2016&lt;/Year&gt;&lt;RecNum&gt;137&lt;/RecNum&gt;&lt;DisplayText&gt;&lt;style face="superscript"&gt;[22]&lt;/style&gt;&lt;/DisplayText&gt;&lt;record&gt;&lt;rec-number&gt;137&lt;/rec-number&gt;&lt;foreign-keys&gt;&lt;key app="EN" db-id="dps9wrapzrf2w5ea2scvttexxwt0x99p92xf" timestamp="1635775952"&gt;137&lt;/key&gt;&lt;/foreign-keys&gt;&lt;ref-type name="Journal Article"&gt;17&lt;/ref-type&gt;&lt;contributors&gt;&lt;authors&gt;&lt;author&gt;Liu, Yang&lt;/author&gt;&lt;author&gt;Zhang, Xuejun&lt;/author&gt;&lt;author&gt;Guan, Xiangmin&lt;/author&gt;&lt;author&gt;Delahaye, Daniel&lt;/author&gt;&lt;/authors&gt;&lt;/contributors&gt;&lt;titles&gt;&lt;title&gt;Adaptive sensitivity decision based path planning algorithm for unmanned aerial vehicle with improved particle swarm optimization&lt;/title&gt;&lt;secondary-title&gt;Aerospace science and technology&lt;/secondary-title&gt;&lt;/titles&gt;&lt;periodical&gt;&lt;full-title&gt;Aerospace science and technology&lt;/full-title&gt;&lt;/periodical&gt;&lt;pages&gt;92-102&lt;/pages&gt;&lt;volume&gt;58&lt;/volume&gt;&lt;keywords&gt;&lt;keyword&gt;Adaptive sensitivity decision operator&lt;/keyword&gt;&lt;keyword&gt;Algorithms&lt;/keyword&gt;&lt;keyword&gt;Drone aircraft&lt;/keyword&gt;&lt;keyword&gt;Engineering&lt;/keyword&gt;&lt;keyword&gt;Engineering, Aerospace&lt;/keyword&gt;&lt;keyword&gt;Information science&lt;/keyword&gt;&lt;keyword&gt;Mathematical optimization&lt;/keyword&gt;&lt;keyword&gt;Mathematics&lt;/keyword&gt;&lt;keyword&gt;Optimization and Control&lt;/keyword&gt;&lt;keyword&gt;Path planning&lt;/keyword&gt;&lt;keyword&gt;PSO&lt;/keyword&gt;&lt;keyword&gt;Science &amp;amp; Technology&lt;/keyword&gt;&lt;keyword&gt;Technology&lt;/keyword&gt;&lt;keyword&gt;UAV&lt;/keyword&gt;&lt;keyword&gt;Vehicles, Remotely piloted&lt;/keyword&gt;&lt;/keywords&gt;&lt;dates&gt;&lt;year&gt;2016&lt;/year&gt;&lt;/dates&gt;&lt;pub-location&gt;ISSY-LES-MOULINEAUX&lt;/pub-location&gt;&lt;publisher&gt;Elsevier Masson SAS&lt;/publisher&gt;&lt;isbn&gt;1270-9638&lt;/isbn&gt;&lt;urls&gt;&lt;related-urls&gt;&lt;url&gt;https://go.exlibris.link/xn3NCR1j&lt;/url&gt;&lt;/related-urls&gt;&lt;/urls&gt;&lt;electronic-resource-num&gt;10.1016/j.ast.2016.08.017&lt;/electronic-resource-num&gt;&lt;language&gt;English&lt;/language&gt;&lt;/record&gt;&lt;/Cite&gt;&lt;/EndNote&gt;</w:instrText>
      </w:r>
      <w:r w:rsidRPr="00975E17">
        <w:fldChar w:fldCharType="separate"/>
      </w:r>
      <w:r w:rsidR="0030684E" w:rsidRPr="00975E17">
        <w:t>[22]</w:t>
      </w:r>
      <w:r w:rsidRPr="00975E17">
        <w:fldChar w:fldCharType="end"/>
      </w:r>
      <w:r w:rsidRPr="00975E17">
        <w:t>, Ant Colony Optimization (ACO)</w:t>
      </w:r>
      <w:r w:rsidRPr="00975E17">
        <w:fldChar w:fldCharType="begin"/>
      </w:r>
      <w:r w:rsidRPr="00975E17">
        <w:rPr>
          <w:rFonts w:eastAsia="宋体"/>
        </w:rPr>
        <w:instrText xml:space="preserve"> ADDIN EN.CITE &lt;EndNote&gt;&lt;Cite&gt;&lt;Author&gt;Zhen&lt;/Author&gt;&lt;Year&gt;2018&lt;/Year&gt;&lt;RecNum&gt;9&lt;/RecNum&gt;&lt;DisplayText&gt;&lt;style face="superscript"&gt;[7]&lt;/style&gt;&lt;/DisplayText&gt;&lt;record&gt;&lt;rec-number&gt;9&lt;/rec-number&gt;&lt;foreign-keys&gt;&lt;key app="EN" db-id="xwtp25efareffkesatsxasr8zxvwxpp29awp" timestamp="1673869074"&gt;9&lt;/key&gt;&lt;key app="ENWeb" db-id=""&gt;0&lt;/key&gt;&lt;/foreign-keys&gt;&lt;ref-type name="Journal Article"&gt;17&lt;/ref-type&gt;&lt;contributors&gt;&lt;authors&gt;&lt;author&gt;Zhen, Ziyang&lt;/author&gt;&lt;author&gt;Xing, Dongjing&lt;/author&gt;&lt;author&gt;Gao, Chen&lt;/author&gt;&lt;/authors&gt;&lt;/contributors&gt;&lt;titles&gt;&lt;title&gt;Cooperative search-attack mission planning for multi-UAV based on intelligent self-organized algorithm&lt;/title&gt;&lt;secondary-title&gt;Aerospace Science and Technology&lt;/secondary-title&gt;&lt;/titles&gt;&lt;periodical&gt;&lt;full-title&gt;Aerospace Science and Technology&lt;/full-title&gt;&lt;/periodical&gt;&lt;pages&gt;402-411&lt;/pages&gt;&lt;volume&gt;76&lt;/volume&gt;&lt;section&gt;402&lt;/section&gt;&lt;dates&gt;&lt;year&gt;2018&lt;/year&gt;&lt;/dates&gt;&lt;isbn&gt;12709638&lt;/isbn&gt;&lt;urls&gt;&lt;/urls&gt;&lt;electronic-resource-num&gt;10.1016/j.ast.2018.01.035&lt;/electronic-resource-num&gt;&lt;/record&gt;&lt;/Cite&gt;&lt;/EndNote&gt;</w:instrText>
      </w:r>
      <w:r w:rsidRPr="00975E17">
        <w:fldChar w:fldCharType="separate"/>
      </w:r>
      <w:r w:rsidRPr="00975E17">
        <w:rPr>
          <w:rFonts w:eastAsia="宋体"/>
        </w:rPr>
        <w:t>[7]</w:t>
      </w:r>
      <w:r w:rsidRPr="00975E17">
        <w:fldChar w:fldCharType="end"/>
      </w:r>
      <w:r w:rsidRPr="00975E17">
        <w:t xml:space="preserve">, </w:t>
      </w:r>
      <w:r w:rsidR="00B6088B" w:rsidRPr="00975E17">
        <w:t>Pigeon-Inspired Optimization</w:t>
      </w:r>
      <w:r w:rsidRPr="00975E17">
        <w:t xml:space="preserve"> (</w:t>
      </w:r>
      <w:r w:rsidR="00B6088B" w:rsidRPr="00975E17">
        <w:t>PIO</w:t>
      </w:r>
      <w:r w:rsidRPr="00975E17">
        <w:t>)</w:t>
      </w:r>
      <w:r w:rsidR="00B6088B" w:rsidRPr="00975E17">
        <w:fldChar w:fldCharType="begin"/>
      </w:r>
      <w:r w:rsidR="0030684E" w:rsidRPr="00975E17">
        <w:instrText xml:space="preserve"> ADDIN EN.CITE &lt;EndNote&gt;&lt;Cite&gt;&lt;Author&gt;Duan&lt;/Author&gt;&lt;Year&gt;2021&lt;/Year&gt;&lt;RecNum&gt;3&lt;/RecNum&gt;&lt;DisplayText&gt;&lt;style face="superscript"&gt;[23]&lt;/style&gt;&lt;/DisplayText&gt;&lt;record&gt;&lt;rec-number&gt;3&lt;/rec-number&gt;&lt;foreign-keys&gt;&lt;key app="EN" db-id="xwtp25efareffkesatsxasr8zxvwxpp29awp" timestamp="1673868907"&gt;3&lt;/key&gt;&lt;key app="ENWeb" db-id=""&gt;0&lt;/key&gt;&lt;/foreign-keys&gt;&lt;ref-type name="Journal Article"&gt;17&lt;/ref-type&gt;&lt;contributors&gt;&lt;authors&gt;&lt;author&gt;Duan, Haibin&lt;/author&gt;&lt;author&gt;Zhao, Jianxia&lt;/author&gt;&lt;author&gt;Deng, Yimin&lt;/author&gt;&lt;author&gt;Shi, Yuhui&lt;/author&gt;&lt;author&gt;Ding, Xilun&lt;/author&gt;&lt;/authors&gt;&lt;/contributors&gt;&lt;titles&gt;&lt;title&gt;Dynamic Discrete Pigeon-Inspired Optimization for Multi-UAV Cooperative Search-Attack Mission Planning&lt;/title&gt;&lt;secondary-title&gt;IEEE Transactions on Aerospace and Electronic Systems&lt;/secondary-title&gt;&lt;/titles&gt;&lt;periodical&gt;&lt;full-title&gt;IEEE Transactions on Aerospace and Electronic Systems&lt;/full-title&gt;&lt;/periodical&gt;&lt;pages&gt;706-720&lt;/pages&gt;&lt;volume&gt;57&lt;/volume&gt;&lt;number&gt;1&lt;/number&gt;&lt;section&gt;706&lt;/section&gt;&lt;dates&gt;&lt;year&gt;2021&lt;/year&gt;&lt;/dates&gt;&lt;isbn&gt;0018-9251&amp;#xD;1557-9603&amp;#xD;2371-9877&lt;/isbn&gt;&lt;urls&gt;&lt;/urls&gt;&lt;electronic-resource-num&gt;10.1109/taes.2020.3029624&lt;/electronic-resource-num&gt;&lt;/record&gt;&lt;/Cite&gt;&lt;/EndNote&gt;</w:instrText>
      </w:r>
      <w:r w:rsidR="00B6088B" w:rsidRPr="00975E17">
        <w:fldChar w:fldCharType="separate"/>
      </w:r>
      <w:r w:rsidR="0030684E" w:rsidRPr="00975E17">
        <w:t>[23]</w:t>
      </w:r>
      <w:r w:rsidR="00B6088B" w:rsidRPr="00975E17">
        <w:fldChar w:fldCharType="end"/>
      </w:r>
      <w:r w:rsidRPr="00975E17">
        <w:t xml:space="preserve"> </w:t>
      </w:r>
      <w:r w:rsidRPr="00975E17">
        <w:rPr>
          <w:rFonts w:hint="eastAsia"/>
        </w:rPr>
        <w:t>and</w:t>
      </w:r>
      <w:r w:rsidRPr="00975E17">
        <w:t xml:space="preserve"> so on, are great efficiency for solving such complex problems. Computational intelligence algorithms do not attempt to traverse the entire search space due to its heuristic random characteristics, but consider the optimal performance of computation time and solution simultaneously, to obtain a better solution within acceptable time and computation cost</w:t>
      </w:r>
      <w:r w:rsidRPr="00975E17">
        <w:fldChar w:fldCharType="begin"/>
      </w:r>
      <w:r w:rsidR="0030684E" w:rsidRPr="00975E17">
        <w:instrText xml:space="preserve"> ADDIN EN.CITE &lt;EndNote&gt;&lt;Cite&gt;&lt;RecNum&gt;148&lt;/RecNum&gt;&lt;DisplayText&gt;&lt;style face="superscript"&gt;[24]&lt;/style&gt;&lt;/DisplayText&gt;&lt;record&gt;&lt;rec-number&gt;148&lt;/rec-number&gt;&lt;foreign-keys&gt;&lt;key app="EN" db-id="dps9wrapzrf2w5ea2scvttexxwt0x99p92xf" timestamp="1652346972"&gt;148&lt;/key&gt;&lt;key app="ENWeb" db-id=""&gt;0&lt;/key&gt;&lt;/foreign-keys&gt;&lt;ref-type name="Journal Article"&gt;17&lt;/ref-type&gt;&lt;contributors&gt;&lt;/contributors&gt;&lt;titles&gt;&lt;title&gt;&amp;lt;Optimal vs Heuristic Assignment of Cooperative Autonomous Unmanned Air Vehicles.pdf&amp;gt;&lt;/title&gt;&lt;/titles&gt;&lt;dates&gt;&lt;/dates&gt;&lt;urls&gt;&lt;/urls&gt;&lt;/record&gt;&lt;/Cite&gt;&lt;/EndNote&gt;</w:instrText>
      </w:r>
      <w:r w:rsidRPr="00975E17">
        <w:fldChar w:fldCharType="separate"/>
      </w:r>
      <w:r w:rsidR="0030684E" w:rsidRPr="00975E17">
        <w:t>[24]</w:t>
      </w:r>
      <w:r w:rsidRPr="00975E17">
        <w:fldChar w:fldCharType="end"/>
      </w:r>
      <w:r w:rsidRPr="00975E17">
        <w:t xml:space="preserve">. </w:t>
      </w:r>
      <w:r w:rsidRPr="00975E17">
        <w:rPr>
          <w:rFonts w:eastAsia="宋体"/>
        </w:rPr>
        <w:t>Shima T et al.</w:t>
      </w:r>
      <w:r w:rsidRPr="00975E17">
        <w:rPr>
          <w:rFonts w:eastAsia="宋体"/>
        </w:rPr>
        <w:fldChar w:fldCharType="begin">
          <w:fldData xml:space="preserve">PEVuZE5vdGU+PENpdGU+PEF1dGhvcj5TaGltYTwvQXV0aG9yPjxZZWFyPjIwMDY8L1llYXI+PFJl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</w:fldData>
        </w:fldChar>
      </w:r>
      <w:r w:rsidR="0030684E" w:rsidRPr="00975E17">
        <w:rPr>
          <w:rFonts w:eastAsia="宋体"/>
        </w:rPr>
        <w:instrText xml:space="preserve"> ADDIN EN.CITE </w:instrText>
      </w:r>
      <w:r w:rsidR="0030684E" w:rsidRPr="00975E17">
        <w:rPr>
          <w:rFonts w:eastAsia="宋体"/>
        </w:rPr>
        <w:fldChar w:fldCharType="begin">
          <w:fldData xml:space="preserve">PEVuZE5vdGU+PENpdGU+PEF1dGhvcj5TaGltYTwvQXV0aG9yPjxZZWFyPjIwMDY8L1llYXI+PFJl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</w:fldData>
        </w:fldChar>
      </w:r>
      <w:r w:rsidR="0030684E" w:rsidRPr="00975E17">
        <w:rPr>
          <w:rFonts w:eastAsia="宋体"/>
        </w:rPr>
        <w:instrText xml:space="preserve"> ADDIN EN.CITE.DATA </w:instrText>
      </w:r>
      <w:r w:rsidR="0030684E" w:rsidRPr="00975E17">
        <w:rPr>
          <w:rFonts w:eastAsia="宋体"/>
        </w:rPr>
      </w:r>
      <w:r w:rsidR="0030684E" w:rsidRPr="00975E17">
        <w:rPr>
          <w:rFonts w:eastAsia="宋体"/>
        </w:rPr>
        <w:fldChar w:fldCharType="end"/>
      </w:r>
      <w:r w:rsidRPr="00975E17">
        <w:rPr>
          <w:rFonts w:eastAsia="宋体"/>
        </w:rPr>
      </w:r>
      <w:r w:rsidRPr="00975E17">
        <w:rPr>
          <w:rFonts w:eastAsia="宋体"/>
        </w:rPr>
        <w:fldChar w:fldCharType="separate"/>
      </w:r>
      <w:r w:rsidR="0030684E" w:rsidRPr="00975E17">
        <w:rPr>
          <w:rFonts w:eastAsia="宋体"/>
        </w:rPr>
        <w:t>[25]</w:t>
      </w:r>
      <w:r w:rsidRPr="00975E17">
        <w:rPr>
          <w:rFonts w:eastAsia="宋体"/>
        </w:rPr>
        <w:fldChar w:fldCharType="end"/>
      </w:r>
      <w:r w:rsidRPr="00975E17">
        <w:rPr>
          <w:rFonts w:eastAsia="宋体"/>
        </w:rPr>
        <w:t xml:space="preserve"> use GA to solve the UAV swarm cooperation problem, and the simulation results show that GA can achieve better search results in a shorter time than the traditional optimization method</w:t>
      </w:r>
      <w:r w:rsidRPr="00975E17">
        <w:rPr>
          <w:rFonts w:eastAsia="宋体" w:hint="eastAsia"/>
        </w:rPr>
        <w:t>,</w:t>
      </w:r>
      <w:r w:rsidRPr="00975E17">
        <w:rPr>
          <w:rFonts w:eastAsia="宋体"/>
        </w:rPr>
        <w:t xml:space="preserve"> but the convergence speed of the algorithm is still low. To solve the problem of slow convergence of GA, Zhang and Hu </w:t>
      </w:r>
      <w:r w:rsidRPr="00975E17">
        <w:rPr>
          <w:rFonts w:eastAsia="宋体"/>
        </w:rPr>
        <w:fldChar w:fldCharType="begin"/>
      </w:r>
      <w:r w:rsidR="0030684E" w:rsidRPr="00975E17">
        <w:rPr>
          <w:rFonts w:eastAsia="宋体"/>
        </w:rPr>
        <w:instrText xml:space="preserve"> ADDIN EN.CITE &lt;EndNote&gt;&lt;Cite&gt;&lt;Author&gt;Zhang&lt;/Author&gt;&lt;RecNum&gt;155&lt;/RecNum&gt;&lt;DisplayText&gt;&lt;style face="superscript"&gt;[26]&lt;/style&gt;&lt;/DisplayText&gt;&lt;record&gt;&lt;rec-number&gt;155&lt;/rec-number&gt;&lt;foreign-keys&gt;&lt;key app="EN" db-id="dps9wrapzrf2w5ea2scvttexxwt0x99p92xf" timestamp="1652427019"&gt;155&lt;/key&gt;&lt;/foreign-keys&gt;&lt;ref-type name="Conference Proceedings"&gt;10&lt;/ref-type&gt;&lt;contributors&gt;&lt;authors&gt;&lt;author&gt;Zhang, Yao-zhong&lt;/author&gt;&lt;author&gt;Hu, Bo&lt;/author&gt;&lt;author&gt;Li, Ji-Wei&lt;/author&gt;&lt;author&gt;Zhang, Jian-Dong&lt;/author&gt;&lt;/authors&gt;&lt;/contributors&gt;&lt;titles&gt;&lt;title&gt;Heterogeneous multi-UAVs cooperative task assignment based on GSA-GA&lt;/title&gt;&lt;/titles&gt;&lt;pages&gt;423-426&lt;/pages&gt;&lt;num-vols&gt;Conference Proceedings&lt;/num-vols&gt;&lt;keywords&gt;&lt;keyword&gt;Algorithm design and analysis&lt;/keyword&gt;&lt;keyword&gt;Convergence&lt;/keyword&gt;&lt;keyword&gt;Electronic mail&lt;/keyword&gt;&lt;keyword&gt;Genetic algorithms&lt;/keyword&gt;&lt;keyword&gt;gravitation search algorithm&lt;/keyword&gt;&lt;keyword&gt;heterogeneous multi-UAVs&amp;apos; cooperation&lt;/keyword&gt;&lt;keyword&gt;Optimization&lt;/keyword&gt;&lt;keyword&gt;Resource management&lt;/keyword&gt;&lt;keyword&gt;Simulation&lt;/keyword&gt;&lt;keyword&gt;task assignment&lt;/keyword&gt;&lt;/keywords&gt;&lt;dates&gt;&lt;pub-dates&gt;&lt;date&gt;2016&lt;/date&gt;&lt;/pub-dates&gt;&lt;/dates&gt;&lt;publisher&gt;IEEE&lt;/publisher&gt;&lt;isbn&gt;1509010874;9781509010875;&lt;/isbn&gt;&lt;urls&gt;&lt;related-urls&gt;&lt;url&gt;https://go.exlibris.link/0LqVkKLv&lt;/url&gt;&lt;/related-urls&gt;&lt;/urls&gt;&lt;electronic-resource-num&gt;10.1109/AUS.2016.7748087&lt;/electronic-resource-num&gt;&lt;language&gt;English&lt;/language&gt;&lt;/record&gt;&lt;/Cite&gt;&lt;/EndNote&gt;</w:instrText>
      </w:r>
      <w:r w:rsidRPr="00975E17">
        <w:rPr>
          <w:rFonts w:eastAsia="宋体"/>
        </w:rPr>
        <w:fldChar w:fldCharType="separate"/>
      </w:r>
      <w:r w:rsidR="0030684E" w:rsidRPr="00975E17">
        <w:rPr>
          <w:rFonts w:eastAsia="宋体"/>
        </w:rPr>
        <w:t>[26]</w:t>
      </w:r>
      <w:r w:rsidRPr="00975E17">
        <w:rPr>
          <w:rFonts w:eastAsia="宋体"/>
        </w:rPr>
        <w:fldChar w:fldCharType="end"/>
      </w:r>
      <w:r w:rsidRPr="00975E17">
        <w:rPr>
          <w:rFonts w:eastAsia="宋体"/>
        </w:rPr>
        <w:t xml:space="preserve"> added a gravity search mechanism in individual update links to improve the convergence speed of algorithm and applied the improved the algorithm to solve the problem of multi-UAV cooperative reconnaissance task. Zhen, Ziyang</w:t>
      </w:r>
      <w:r w:rsidR="005A726E" w:rsidRPr="00975E17">
        <w:rPr>
          <w:rFonts w:eastAsia="宋体"/>
        </w:rPr>
        <w:fldChar w:fldCharType="begin"/>
      </w:r>
      <w:r w:rsidR="0030684E" w:rsidRPr="00975E17">
        <w:rPr>
          <w:rFonts w:eastAsia="宋体"/>
        </w:rPr>
        <w:instrText xml:space="preserve"> ADDIN EN.CITE &lt;EndNote&gt;&lt;Cite&gt;&lt;Author&gt;Zhen&lt;/Author&gt;&lt;Year&gt;2020&lt;/Year&gt;&lt;RecNum&gt;7&lt;/RecNum&gt;&lt;DisplayText&gt;&lt;style face="superscript"&gt;[27]&lt;/style&gt;&lt;/DisplayText&gt;&lt;record&gt;&lt;rec-number&gt;7&lt;/rec-number&gt;&lt;foreign-keys&gt;&lt;key app="EN" db-id="xwtp25efareffkesatsxasr8zxvwxpp29awp" timestamp="1673869064"&gt;7&lt;/key&gt;&lt;key app="ENWeb" db-id=""&gt;0&lt;/key&gt;&lt;/foreign-keys&gt;&lt;ref-type name="Journal Article"&gt;17&lt;/ref-type&gt;&lt;contributors&gt;&lt;authors&gt;&lt;author&gt;Zhen, Ziyang&lt;/author&gt;&lt;author&gt;Chen, Yan&lt;/author&gt;&lt;author&gt;Wen, Liangdong&lt;/author&gt;&lt;author&gt;Han, Bing&lt;/author&gt;&lt;/authors&gt;&lt;/contributors&gt;&lt;titles&gt;&lt;title&gt;An intelligent cooperative mission planning scheme of UAV swarm in uncertain dynamic environment&lt;/title&gt;&lt;secondary-title&gt;Aerospace Science and Technology&lt;/secondary-title&gt;&lt;/titles&gt;&lt;periodical&gt;&lt;full-title&gt;Aerospace Science and Technology&lt;/full-title&gt;&lt;/periodical&gt;&lt;volume&gt;100&lt;/volume&gt;&lt;section&gt;105826&lt;/section&gt;&lt;dates&gt;&lt;year&gt;2020&lt;/year&gt;&lt;/dates&gt;&lt;isbn&gt;12709638&lt;/isbn&gt;&lt;urls&gt;&lt;/urls&gt;&lt;electronic-resource-num&gt;10.1016/j.ast.2020.105826&lt;/electronic-resource-num&gt;&lt;/record&gt;&lt;/Cite&gt;&lt;/EndNote&gt;</w:instrText>
      </w:r>
      <w:r w:rsidR="005A726E" w:rsidRPr="00975E17">
        <w:rPr>
          <w:rFonts w:eastAsia="宋体"/>
        </w:rPr>
        <w:fldChar w:fldCharType="separate"/>
      </w:r>
      <w:r w:rsidR="0030684E" w:rsidRPr="00975E17">
        <w:rPr>
          <w:rFonts w:eastAsia="宋体"/>
        </w:rPr>
        <w:t>[27]</w:t>
      </w:r>
      <w:r w:rsidR="005A726E" w:rsidRPr="00975E17">
        <w:rPr>
          <w:rFonts w:eastAsia="宋体"/>
        </w:rPr>
        <w:fldChar w:fldCharType="end"/>
      </w:r>
      <w:r w:rsidRPr="00975E17">
        <w:rPr>
          <w:rFonts w:eastAsia="宋体" w:hint="eastAsia"/>
        </w:rPr>
        <w:t>（换文献）</w:t>
      </w:r>
      <w:r w:rsidRPr="00975E17">
        <w:rPr>
          <w:rFonts w:eastAsia="宋体"/>
        </w:rPr>
        <w:t>proposed a cooperative mission planning scheme for multiple UAVs by hybrid artificial potential field and ant colony optimization (HAPF-ACO) method for UAV</w:t>
      </w:r>
      <w:r w:rsidRPr="00975E17">
        <w:rPr>
          <w:rFonts w:eastAsia="宋体" w:hint="eastAsia"/>
        </w:rPr>
        <w:t>s</w:t>
      </w:r>
      <w:r w:rsidRPr="00975E17">
        <w:rPr>
          <w:rFonts w:eastAsia="宋体"/>
        </w:rPr>
        <w:t xml:space="preserve"> to search and attack moving targets in uncertain environments</w:t>
      </w:r>
      <w:r w:rsidRPr="00975E17">
        <w:rPr>
          <w:rFonts w:eastAsia="宋体" w:hint="eastAsia"/>
        </w:rPr>
        <w:t>.</w:t>
      </w:r>
      <w:r w:rsidRPr="00975E17">
        <w:rPr>
          <w:rFonts w:eastAsia="宋体"/>
        </w:rPr>
        <w:t xml:space="preserve"> Z</w:t>
      </w:r>
      <w:r w:rsidRPr="00975E17">
        <w:rPr>
          <w:rFonts w:eastAsia="宋体" w:hint="eastAsia"/>
        </w:rPr>
        <w:t>heng</w:t>
      </w:r>
      <w:r w:rsidRPr="00975E17">
        <w:rPr>
          <w:rFonts w:eastAsia="宋体"/>
        </w:rPr>
        <w:t xml:space="preserve"> et al.</w:t>
      </w:r>
      <w:r w:rsidRPr="00975E17">
        <w:rPr>
          <w:rFonts w:eastAsia="宋体"/>
        </w:rPr>
        <w:fldChar w:fldCharType="begin">
          <w:fldData xml:space="preserve">PEVuZE5vdGU+PENpdGU+PEF1dGhvcj5aaGVuZzwvQXV0aG9yPjxZZWFyPjIwMTk8L1llYXI+PFJl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</w:fldData>
        </w:fldChar>
      </w:r>
      <w:r w:rsidR="0030684E" w:rsidRPr="00975E17">
        <w:rPr>
          <w:rFonts w:eastAsia="宋体"/>
        </w:rPr>
        <w:instrText xml:space="preserve"> ADDIN EN.CITE </w:instrText>
      </w:r>
      <w:r w:rsidR="0030684E" w:rsidRPr="00975E17">
        <w:rPr>
          <w:rFonts w:eastAsia="宋体"/>
        </w:rPr>
        <w:fldChar w:fldCharType="begin">
          <w:fldData xml:space="preserve">PEVuZE5vdGU+PENpdGU+PEF1dGhvcj5aaGVuZzwvQXV0aG9yPjxZZWFyPjIwMTk8L1llYXI+PFJl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</w:fldData>
        </w:fldChar>
      </w:r>
      <w:r w:rsidR="0030684E" w:rsidRPr="00975E17">
        <w:rPr>
          <w:rFonts w:eastAsia="宋体"/>
        </w:rPr>
        <w:instrText xml:space="preserve"> ADDIN EN.CITE.DATA </w:instrText>
      </w:r>
      <w:r w:rsidR="0030684E" w:rsidRPr="00975E17">
        <w:rPr>
          <w:rFonts w:eastAsia="宋体"/>
        </w:rPr>
      </w:r>
      <w:r w:rsidR="0030684E" w:rsidRPr="00975E17">
        <w:rPr>
          <w:rFonts w:eastAsia="宋体"/>
        </w:rPr>
        <w:fldChar w:fldCharType="end"/>
      </w:r>
      <w:r w:rsidRPr="00975E17">
        <w:rPr>
          <w:rFonts w:eastAsia="宋体"/>
        </w:rPr>
      </w:r>
      <w:r w:rsidRPr="00975E17">
        <w:rPr>
          <w:rFonts w:eastAsia="宋体"/>
        </w:rPr>
        <w:fldChar w:fldCharType="separate"/>
      </w:r>
      <w:r w:rsidR="0030684E" w:rsidRPr="00975E17">
        <w:rPr>
          <w:rFonts w:eastAsia="宋体"/>
        </w:rPr>
        <w:t>[28]</w:t>
      </w:r>
      <w:r w:rsidRPr="00975E17">
        <w:rPr>
          <w:rFonts w:eastAsia="宋体"/>
        </w:rPr>
        <w:fldChar w:fldCharType="end"/>
      </w:r>
      <w:r w:rsidRPr="00975E17">
        <w:rPr>
          <w:rFonts w:eastAsia="宋体"/>
        </w:rPr>
        <w:t xml:space="preserve"> proposed a biogeographic-based optimizatio</w:t>
      </w:r>
      <w:r w:rsidRPr="00975E17">
        <w:rPr>
          <w:rFonts w:eastAsia="宋体" w:hint="eastAsia"/>
        </w:rPr>
        <w:t>n</w:t>
      </w:r>
      <w:r w:rsidRPr="00975E17">
        <w:rPr>
          <w:rFonts w:eastAsia="宋体"/>
        </w:rPr>
        <w:t xml:space="preserve"> (BBO) method to minimize the expected time for aid workers to reach the target for the problem of human-UAV cooperative search planning and experiments show that the algo</w:t>
      </w:r>
      <w:r w:rsidRPr="00975E17">
        <w:rPr>
          <w:rFonts w:eastAsia="宋体"/>
        </w:rPr>
        <w:lastRenderedPageBreak/>
        <w:t>rithm is superior to many popular algorithms. Duan and Zhao</w:t>
      </w:r>
      <w:r w:rsidRPr="00975E17">
        <w:rPr>
          <w:rFonts w:eastAsia="宋体"/>
        </w:rPr>
        <w:fldChar w:fldCharType="begin"/>
      </w:r>
      <w:r w:rsidR="0030684E" w:rsidRPr="00975E17">
        <w:rPr>
          <w:rFonts w:eastAsia="宋体"/>
        </w:rPr>
        <w:instrText xml:space="preserve"> ADDIN EN.CITE &lt;EndNote&gt;&lt;Cite&gt;&lt;Author&gt;Duan&lt;/Author&gt;&lt;Year&gt;2021&lt;/Year&gt;&lt;RecNum&gt;3&lt;/RecNum&gt;&lt;DisplayText&gt;&lt;style face="superscript"&gt;[23]&lt;/style&gt;&lt;/DisplayText&gt;&lt;record&gt;&lt;rec-number&gt;3&lt;/rec-number&gt;&lt;foreign-keys&gt;&lt;key app="EN" db-id="xwtp25efareffkesatsxasr8zxvwxpp29awp" timestamp="1673868907"&gt;3&lt;/key&gt;&lt;key app="ENWeb" db-id=""&gt;0&lt;/key&gt;&lt;/foreign-keys&gt;&lt;ref-type name="Journal Article"&gt;17&lt;/ref-type&gt;&lt;contributors&gt;&lt;authors&gt;&lt;author&gt;Duan, Haibin&lt;/author&gt;&lt;author&gt;Zhao, Jianxia&lt;/author&gt;&lt;author&gt;Deng, Yimin&lt;/author&gt;&lt;author&gt;Shi, Yuhui&lt;/author&gt;&lt;author&gt;Ding, Xilun&lt;/author&gt;&lt;/authors&gt;&lt;/contributors&gt;&lt;titles&gt;&lt;title&gt;Dynamic Discrete Pigeon-Inspired Optimization for Multi-UAV Cooperative Search-Attack Mission Planning&lt;/title&gt;&lt;secondary-title&gt;IEEE Transactions on Aerospace and Electronic Systems&lt;/secondary-title&gt;&lt;/titles&gt;&lt;periodical&gt;&lt;full-title&gt;IEEE Transactions on Aerospace and Electronic Systems&lt;/full-title&gt;&lt;/periodical&gt;&lt;pages&gt;706-720&lt;/pages&gt;&lt;volume&gt;57&lt;/volume&gt;&lt;number&gt;1&lt;/number&gt;&lt;section&gt;706&lt;/section&gt;&lt;dates&gt;&lt;year&gt;2021&lt;/year&gt;&lt;/dates&gt;&lt;isbn&gt;0018-9251&amp;#xD;1557-9603&amp;#xD;2371-9877&lt;/isbn&gt;&lt;urls&gt;&lt;/urls&gt;&lt;electronic-resource-num&gt;10.1109/taes.2020.3029624&lt;/electronic-resource-num&gt;&lt;/record&gt;&lt;/Cite&gt;&lt;/EndNote&gt;</w:instrText>
      </w:r>
      <w:r w:rsidRPr="00975E17">
        <w:rPr>
          <w:rFonts w:eastAsia="宋体"/>
        </w:rPr>
        <w:fldChar w:fldCharType="separate"/>
      </w:r>
      <w:r w:rsidR="0030684E" w:rsidRPr="00975E17">
        <w:rPr>
          <w:rFonts w:eastAsia="宋体"/>
        </w:rPr>
        <w:t>[23]</w:t>
      </w:r>
      <w:r w:rsidRPr="00975E17">
        <w:rPr>
          <w:rFonts w:eastAsia="宋体"/>
        </w:rPr>
        <w:fldChar w:fldCharType="end"/>
      </w:r>
      <w:r w:rsidRPr="00975E17">
        <w:rPr>
          <w:rFonts w:eastAsia="宋体"/>
        </w:rPr>
        <w:t xml:space="preserve"> propose a dynamic discrete </w:t>
      </w:r>
      <w:bookmarkStart w:id="4" w:name="_Hlk127545531"/>
      <w:r w:rsidRPr="00975E17">
        <w:rPr>
          <w:rFonts w:eastAsia="宋体"/>
        </w:rPr>
        <w:t>pigeon-inspired optimization</w:t>
      </w:r>
      <w:bookmarkEnd w:id="4"/>
      <w:r w:rsidRPr="00975E17">
        <w:rPr>
          <w:rFonts w:eastAsia="宋体"/>
        </w:rPr>
        <w:t xml:space="preserve"> (D</w:t>
      </w:r>
      <w:r w:rsidRPr="004B5555">
        <w:rPr>
          <w:rFonts w:eastAsia="宋体"/>
          <w:vertAlign w:val="superscript"/>
        </w:rPr>
        <w:t>2</w:t>
      </w:r>
      <w:r w:rsidRPr="00975E17">
        <w:rPr>
          <w:rFonts w:eastAsia="宋体"/>
        </w:rPr>
        <w:t>PIO) algorithm to handle cooperative search-attack mission planning for UAVs</w:t>
      </w:r>
      <w:r w:rsidRPr="00975E17">
        <w:rPr>
          <w:rFonts w:eastAsia="宋体" w:hint="eastAsia"/>
        </w:rPr>
        <w:t>,</w:t>
      </w:r>
      <w:r w:rsidRPr="00975E17">
        <w:rPr>
          <w:rFonts w:eastAsia="宋体"/>
        </w:rPr>
        <w:t xml:space="preserve"> and achieved well experimental</w:t>
      </w:r>
      <w:r w:rsidRPr="00975E17">
        <w:rPr>
          <w:rFonts w:eastAsia="宋体" w:hint="eastAsia"/>
        </w:rPr>
        <w:t xml:space="preserve"> </w:t>
      </w:r>
      <w:r w:rsidRPr="00975E17">
        <w:rPr>
          <w:rFonts w:eastAsia="宋体"/>
        </w:rPr>
        <w:t>results</w:t>
      </w:r>
      <w:r w:rsidRPr="00975E17">
        <w:rPr>
          <w:rFonts w:eastAsia="宋体" w:hint="eastAsia"/>
        </w:rPr>
        <w:t>.</w:t>
      </w:r>
    </w:p>
    <w:p w14:paraId="1C7DD006" w14:textId="6798CE7E" w:rsidR="00B27935" w:rsidRPr="00B6088B" w:rsidRDefault="00B27935" w:rsidP="00B6088B">
      <w:pPr>
        <w:pStyle w:val="MDPI31text"/>
        <w:rPr>
          <w:rFonts w:eastAsiaTheme="minorEastAsia"/>
        </w:rPr>
      </w:pPr>
      <w:r w:rsidRPr="00B6088B">
        <w:rPr>
          <w:rStyle w:val="MDPI31text0"/>
          <w:rFonts w:eastAsia="宋体"/>
          <w:snapToGrid w:val="0"/>
        </w:rPr>
        <w:t xml:space="preserve">However, </w:t>
      </w:r>
      <w:r w:rsidR="00AF364B" w:rsidRPr="00B6088B">
        <w:rPr>
          <w:rStyle w:val="MDPI31text0"/>
          <w:rFonts w:eastAsia="宋体"/>
          <w:snapToGrid w:val="0"/>
        </w:rPr>
        <w:t>all</w:t>
      </w:r>
      <w:r w:rsidRPr="00B6088B">
        <w:rPr>
          <w:rStyle w:val="MDPI31text0"/>
          <w:rFonts w:eastAsia="宋体"/>
          <w:snapToGrid w:val="0"/>
        </w:rPr>
        <w:t xml:space="preserve"> the above-mentioned literatures focus on the improvement of optimization algorithms to avoid falling into local optima and speed up the convergence process, thus improving the search efficiency. Most search methods are short-sighted and they only focus on the largest value of the objective function in the current candidate raster, i.e., they only consider the information of a single raster or a single point without considering the information of the whole region. Therefore, UAVs can easily waste search resources by frequent region shifting,</w:t>
      </w:r>
      <w:r w:rsidRPr="00B6088B">
        <w:t xml:space="preserve"> </w:t>
      </w:r>
      <w:r w:rsidRPr="00B6088B">
        <w:rPr>
          <w:rStyle w:val="MDPI31text0"/>
          <w:rFonts w:eastAsia="宋体"/>
          <w:snapToGrid w:val="0"/>
        </w:rPr>
        <w:t>and the whole search process falls into local optimum.</w:t>
      </w:r>
      <w:r w:rsidRPr="00B6088B">
        <w:rPr>
          <w:rFonts w:eastAsiaTheme="minorEastAsia"/>
        </w:rPr>
        <w:t xml:space="preserve"> </w:t>
      </w:r>
    </w:p>
    <w:p w14:paraId="21A2253D" w14:textId="77777777" w:rsidR="00B27935" w:rsidRPr="009961F7" w:rsidRDefault="00B27935" w:rsidP="00B27935">
      <w:pPr>
        <w:pStyle w:val="MDPI31text"/>
        <w:rPr>
          <w:rFonts w:eastAsiaTheme="minorEastAsia"/>
          <w:lang w:eastAsia="zh-CN"/>
        </w:rPr>
      </w:pPr>
      <w:r w:rsidRPr="001659CE">
        <w:rPr>
          <w:rFonts w:eastAsiaTheme="minorEastAsia"/>
          <w:lang w:eastAsia="zh-CN"/>
        </w:rPr>
        <w:t>Different from the results in above references, the main contributions are as follows:</w:t>
      </w:r>
    </w:p>
    <w:p w14:paraId="1F8966FF" w14:textId="3B5C0C55" w:rsidR="001659CE" w:rsidRPr="00B27935" w:rsidRDefault="001659CE" w:rsidP="007152F6">
      <w:pPr>
        <w:pStyle w:val="MDPI31text"/>
        <w:rPr>
          <w:rFonts w:eastAsiaTheme="minorEastAsia"/>
          <w:lang w:eastAsia="zh-CN"/>
        </w:rPr>
      </w:pPr>
    </w:p>
    <w:p w14:paraId="37DB9794" w14:textId="5AC57B2B" w:rsidR="0060532B" w:rsidRPr="008C0A39" w:rsidRDefault="0060532B" w:rsidP="0060532B">
      <w:pPr>
        <w:pStyle w:val="MDPI21heading1"/>
      </w:pPr>
      <w:r w:rsidRPr="008C0A39">
        <w:rPr>
          <w:lang w:eastAsia="zh-CN"/>
        </w:rPr>
        <w:t xml:space="preserve">2. </w:t>
      </w:r>
      <w:r w:rsidR="0061029D" w:rsidRPr="008C0A39">
        <w:t>Cooperative search-track problem d</w:t>
      </w:r>
      <w:r w:rsidR="0061029D" w:rsidRPr="008C0A39">
        <w:rPr>
          <w:rFonts w:hint="eastAsia"/>
        </w:rPr>
        <w:t>e</w:t>
      </w:r>
      <w:r w:rsidR="0061029D" w:rsidRPr="008C0A39">
        <w:t>scription</w:t>
      </w:r>
    </w:p>
    <w:p w14:paraId="1E0D80DC" w14:textId="77777777" w:rsidR="00321D22" w:rsidRPr="008C0A39" w:rsidRDefault="00321D22" w:rsidP="00321D22">
      <w:pPr>
        <w:pStyle w:val="MDPI31text"/>
      </w:pPr>
      <w:r w:rsidRPr="008C0A39">
        <w:t>In this section, the cooperative search-track mission will be modeled and the mission environment will be established. Meanwhile, the search-track mission planning</w:t>
      </w:r>
      <w:r w:rsidRPr="008C0A39">
        <w:rPr>
          <w:rFonts w:hint="eastAsia"/>
        </w:rPr>
        <w:t xml:space="preserve"> </w:t>
      </w:r>
      <w:r w:rsidRPr="008C0A39">
        <w:t>problem will be defined, and the constraints of search-track</w:t>
      </w:r>
      <w:r w:rsidRPr="008C0A39">
        <w:rPr>
          <w:rFonts w:hint="eastAsia"/>
        </w:rPr>
        <w:t xml:space="preserve"> </w:t>
      </w:r>
      <w:r w:rsidRPr="008C0A39">
        <w:t>mission planning model will be given.</w:t>
      </w:r>
    </w:p>
    <w:p w14:paraId="2103658E" w14:textId="7EBF664B" w:rsidR="0061029D" w:rsidRPr="009F1378" w:rsidRDefault="00321D22" w:rsidP="009F1378">
      <w:pPr>
        <w:pStyle w:val="MDPI22heading2"/>
        <w:rPr>
          <w:rFonts w:eastAsiaTheme="minorEastAsia"/>
        </w:rPr>
      </w:pPr>
      <w:r w:rsidRPr="009F1378">
        <w:rPr>
          <w:rFonts w:eastAsiaTheme="minorEastAsia" w:hint="eastAsia"/>
        </w:rPr>
        <w:t>2</w:t>
      </w:r>
      <w:r w:rsidRPr="009F1378">
        <w:rPr>
          <w:rFonts w:eastAsiaTheme="minorEastAsia"/>
        </w:rPr>
        <w:t xml:space="preserve">.1 </w:t>
      </w:r>
      <w:r w:rsidRPr="009F1378">
        <w:t>Cooperative Search-Track Model of UAV Swarm</w:t>
      </w:r>
    </w:p>
    <w:p w14:paraId="73A47A87" w14:textId="0C4257DD" w:rsidR="008F0C94" w:rsidRDefault="0010411F" w:rsidP="0010411F">
      <w:pPr>
        <w:pStyle w:val="MDPI31text"/>
      </w:pPr>
      <w:r w:rsidRPr="008C0A39">
        <w:t>This paper aims to solve the problem of searching and tracking M dynamic targets in an unknown region by N heterogeneous UAVs, as shown in</w:t>
      </w:r>
      <w:r w:rsidR="001F490D" w:rsidRPr="001F490D">
        <w:t xml:space="preserve"> </w:t>
      </w:r>
      <w:r w:rsidR="001F490D" w:rsidRPr="001F490D">
        <w:fldChar w:fldCharType="begin"/>
      </w:r>
      <w:r w:rsidR="001F490D" w:rsidRPr="001F490D">
        <w:instrText xml:space="preserve"> REF _Ref124862298 \h  \* MERGEFORMAT </w:instrText>
      </w:r>
      <w:r w:rsidR="001F490D" w:rsidRPr="001F490D">
        <w:fldChar w:fldCharType="separate"/>
      </w:r>
      <w:r w:rsidR="001F490D" w:rsidRPr="001F490D">
        <w:t xml:space="preserve">Figure </w:t>
      </w:r>
      <w:r w:rsidR="001F490D" w:rsidRPr="001F490D">
        <w:rPr>
          <w:noProof/>
        </w:rPr>
        <w:t>1</w:t>
      </w:r>
      <w:r w:rsidR="001F490D" w:rsidRPr="001F490D">
        <w:fldChar w:fldCharType="end"/>
      </w:r>
      <w:r w:rsidRPr="001F490D">
        <w:t>.</w:t>
      </w:r>
      <w:r w:rsidRPr="008C0A39">
        <w:t xml:space="preserve"> The problem is modeled as an optimization problem with multiple constraints. The objective function is determined based on the goals of the mission, and the flight rules constitute the constraints of the problem. </w:t>
      </w:r>
    </w:p>
    <w:p w14:paraId="4345266E" w14:textId="5B98DAD4" w:rsidR="008F0C94" w:rsidRDefault="008F0C94" w:rsidP="0010411F">
      <w:pPr>
        <w:pStyle w:val="MDPI31text"/>
        <w:rPr>
          <w:rFonts w:ascii="宋体" w:eastAsia="宋体" w:hAnsi="宋体" w:cs="宋体"/>
          <w:lang w:eastAsia="zh-CN"/>
        </w:rPr>
      </w:pPr>
      <w:r w:rsidRPr="008F0C94">
        <w:t xml:space="preserve">At the beginning of the mission, the UAVs are deployed in the mission area and each UAV performs a coverage search of the area following a real-time online planned </w:t>
      </w:r>
      <w:r>
        <w:t>path</w:t>
      </w:r>
      <w:r w:rsidRPr="008F0C94">
        <w:t xml:space="preserve">. Once the UAV </w:t>
      </w:r>
      <w:r>
        <w:t>swarm</w:t>
      </w:r>
      <w:r w:rsidRPr="008F0C94">
        <w:t xml:space="preserve"> finds the target, the nature of the UAV </w:t>
      </w:r>
      <w:r>
        <w:t>swarm’</w:t>
      </w:r>
      <w:r w:rsidR="00437783">
        <w:t>s</w:t>
      </w:r>
      <w:r>
        <w:t xml:space="preserve"> </w:t>
      </w:r>
      <w:r w:rsidRPr="008F0C94">
        <w:t xml:space="preserve">mission changes from </w:t>
      </w:r>
      <w:r w:rsidR="00437783">
        <w:t>the</w:t>
      </w:r>
      <w:r w:rsidRPr="008F0C94">
        <w:t xml:space="preserve"> coverage search to </w:t>
      </w:r>
      <w:r w:rsidR="00437783">
        <w:t>the</w:t>
      </w:r>
      <w:r w:rsidRPr="008F0C94">
        <w:t xml:space="preserve"> search and tracking of the found target. By planning the next waypoint of the UAV</w:t>
      </w:r>
      <w:r w:rsidR="00437783">
        <w:t>s</w:t>
      </w:r>
      <w:r w:rsidRPr="008F0C94">
        <w:t>, the search and tracking efficiency is maximized during the mission, resulting in better execution performance</w:t>
      </w:r>
      <w:r>
        <w:rPr>
          <w:rFonts w:ascii="宋体" w:eastAsia="宋体" w:hAnsi="宋体" w:cs="宋体" w:hint="eastAsia"/>
          <w:lang w:eastAsia="zh-CN"/>
        </w:rPr>
        <w:t>.</w:t>
      </w:r>
      <w:r>
        <w:rPr>
          <w:rFonts w:ascii="宋体" w:eastAsia="宋体" w:hAnsi="宋体" w:cs="宋体"/>
          <w:lang w:eastAsia="zh-CN"/>
        </w:rPr>
        <w:t xml:space="preserve"> </w:t>
      </w:r>
    </w:p>
    <w:p w14:paraId="732A0F2E" w14:textId="669D7348" w:rsidR="0010411F" w:rsidRPr="004B5555" w:rsidRDefault="004B5555" w:rsidP="0010411F">
      <w:pPr>
        <w:pStyle w:val="MDPI31text"/>
        <w:rPr>
          <w:rFonts w:ascii="宋体" w:eastAsia="宋体" w:hAnsi="宋体" w:cs="宋体"/>
          <w:color w:val="4472C4" w:themeColor="accent1"/>
          <w:lang w:eastAsia="zh-CN"/>
        </w:rPr>
      </w:pPr>
      <w:r w:rsidRPr="004B5555">
        <w:rPr>
          <w:color w:val="4472C4" w:themeColor="accent1"/>
        </w:rPr>
        <w:t>(</w:t>
      </w:r>
      <w:r w:rsidR="0010411F" w:rsidRPr="004B5555">
        <w:rPr>
          <w:color w:val="4472C4" w:themeColor="accent1"/>
        </w:rPr>
        <w:t xml:space="preserve">When the UAV swarm searches for targets in an unknown environment, the optimal flight path of the UAV swarm needs to be planned online according to the latest environment. By planning the next waypoint of the UAV swarm, we can ensure that the search and tracking efficiency is maximized during the mission, resulting in better execution performance. </w:t>
      </w:r>
      <w:r w:rsidR="000201BC" w:rsidRPr="004B5555">
        <w:rPr>
          <w:rFonts w:ascii="宋体" w:eastAsia="宋体" w:hAnsi="宋体" w:cs="宋体" w:hint="eastAsia"/>
          <w:color w:val="4472C4" w:themeColor="accent1"/>
          <w:lang w:eastAsia="zh-CN"/>
        </w:rPr>
        <w:t>（问题描述这里参考搜索跟踪这一篇再好好改一下）</w:t>
      </w:r>
    </w:p>
    <w:p w14:paraId="35E5C11D" w14:textId="54A02983" w:rsidR="002E32FE" w:rsidRPr="004B5555" w:rsidRDefault="00441049" w:rsidP="002E32FE">
      <w:pPr>
        <w:pStyle w:val="MDPI31text"/>
        <w:rPr>
          <w:rFonts w:eastAsiaTheme="minorEastAsia"/>
          <w:color w:val="4472C4" w:themeColor="accent1"/>
          <w:lang w:eastAsia="zh-CN"/>
        </w:rPr>
      </w:pPr>
      <w:r w:rsidRPr="004B5555">
        <w:rPr>
          <w:rFonts w:ascii="宋体" w:eastAsia="宋体" w:hAnsi="宋体" w:cs="宋体" w:hint="eastAsia"/>
          <w:color w:val="4472C4" w:themeColor="accent1"/>
        </w:rPr>
        <w:t>本文旨在解决由</w:t>
      </w:r>
      <w:r w:rsidRPr="004B5555">
        <w:rPr>
          <w:rFonts w:hint="eastAsia"/>
          <w:color w:val="4472C4" w:themeColor="accent1"/>
        </w:rPr>
        <w:t>N</w:t>
      </w:r>
      <w:r w:rsidRPr="004B5555">
        <w:rPr>
          <w:rFonts w:ascii="宋体" w:eastAsia="宋体" w:hAnsi="宋体" w:cs="宋体" w:hint="eastAsia"/>
          <w:color w:val="4472C4" w:themeColor="accent1"/>
        </w:rPr>
        <w:t>个异构无人机在未知区域搜索和跟踪</w:t>
      </w:r>
      <w:r w:rsidRPr="004B5555">
        <w:rPr>
          <w:rFonts w:hint="eastAsia"/>
          <w:color w:val="4472C4" w:themeColor="accent1"/>
        </w:rPr>
        <w:t>M</w:t>
      </w:r>
      <w:r w:rsidRPr="004B5555">
        <w:rPr>
          <w:rFonts w:ascii="宋体" w:eastAsia="宋体" w:hAnsi="宋体" w:cs="宋体" w:hint="eastAsia"/>
          <w:color w:val="4472C4" w:themeColor="accent1"/>
        </w:rPr>
        <w:t>个动态目标的问题，如图</w:t>
      </w:r>
      <w:r w:rsidRPr="004B5555">
        <w:rPr>
          <w:rFonts w:hint="eastAsia"/>
          <w:color w:val="4472C4" w:themeColor="accent1"/>
        </w:rPr>
        <w:t>1</w:t>
      </w:r>
      <w:r w:rsidRPr="004B5555">
        <w:rPr>
          <w:rFonts w:ascii="宋体" w:eastAsia="宋体" w:hAnsi="宋体" w:cs="宋体" w:hint="eastAsia"/>
          <w:color w:val="4472C4" w:themeColor="accent1"/>
        </w:rPr>
        <w:t>所示。该问题被建模为一个具有多个约束条件的优化问题。目标函数是根据任务的目标确定的，而飞行规则构成了问题的约束。</w:t>
      </w:r>
      <w:r w:rsidR="005F68C4" w:rsidRPr="004B5555">
        <w:rPr>
          <w:rFonts w:ascii="宋体" w:eastAsia="宋体" w:hAnsi="宋体" w:cs="宋体" w:hint="eastAsia"/>
          <w:color w:val="4472C4" w:themeColor="accent1"/>
        </w:rPr>
        <w:t>在任务刚开始时</w:t>
      </w:r>
      <w:r w:rsidR="005F68C4" w:rsidRPr="004B5555">
        <w:rPr>
          <w:rFonts w:ascii="宋体" w:eastAsia="宋体" w:hAnsi="宋体" w:cs="宋体" w:hint="eastAsia"/>
          <w:color w:val="4472C4" w:themeColor="accent1"/>
          <w:lang w:eastAsia="zh-CN"/>
        </w:rPr>
        <w:t>，UAV被部署用于搜索和跟踪移动目标的区域</w:t>
      </w:r>
      <w:r w:rsidR="002E32FE" w:rsidRPr="004B5555">
        <w:rPr>
          <w:rFonts w:ascii="宋体" w:eastAsia="宋体" w:hAnsi="宋体" w:cs="宋体" w:hint="eastAsia"/>
          <w:color w:val="4472C4" w:themeColor="accent1"/>
          <w:lang w:eastAsia="zh-CN"/>
        </w:rPr>
        <w:t>，</w:t>
      </w:r>
      <w:r w:rsidRPr="004B5555">
        <w:rPr>
          <w:rFonts w:eastAsiaTheme="minorEastAsia" w:hint="eastAsia"/>
          <w:color w:val="4472C4" w:themeColor="accent1"/>
          <w:lang w:eastAsia="zh-CN"/>
        </w:rPr>
        <w:t>各无人机</w:t>
      </w:r>
      <w:r w:rsidR="00AF364B" w:rsidRPr="004B5555">
        <w:rPr>
          <w:rFonts w:eastAsiaTheme="minorEastAsia" w:hint="eastAsia"/>
          <w:color w:val="4472C4" w:themeColor="accent1"/>
          <w:lang w:eastAsia="zh-CN"/>
        </w:rPr>
        <w:t>按照实时规划的航路对区域进行</w:t>
      </w:r>
      <w:r w:rsidR="002E32FE" w:rsidRPr="004B5555">
        <w:rPr>
          <w:rFonts w:eastAsiaTheme="minorEastAsia" w:hint="eastAsia"/>
          <w:color w:val="4472C4" w:themeColor="accent1"/>
          <w:lang w:eastAsia="zh-CN"/>
        </w:rPr>
        <w:t>覆盖式</w:t>
      </w:r>
      <w:r w:rsidR="00AF364B" w:rsidRPr="004B5555">
        <w:rPr>
          <w:rFonts w:eastAsiaTheme="minorEastAsia" w:hint="eastAsia"/>
          <w:color w:val="4472C4" w:themeColor="accent1"/>
          <w:lang w:eastAsia="zh-CN"/>
        </w:rPr>
        <w:t>搜索</w:t>
      </w:r>
      <w:r w:rsidRPr="004B5555">
        <w:rPr>
          <w:rFonts w:eastAsiaTheme="minorEastAsia" w:hint="eastAsia"/>
          <w:color w:val="4472C4" w:themeColor="accent1"/>
          <w:lang w:eastAsia="zh-CN"/>
        </w:rPr>
        <w:t>，</w:t>
      </w:r>
      <w:r w:rsidR="002E32FE" w:rsidRPr="004B5555">
        <w:rPr>
          <w:rFonts w:eastAsiaTheme="minorEastAsia" w:hint="eastAsia"/>
          <w:color w:val="4472C4" w:themeColor="accent1"/>
          <w:lang w:eastAsia="zh-CN"/>
        </w:rPr>
        <w:t>一旦无人机集群发现目标，则无人机集群的任务</w:t>
      </w:r>
      <w:r w:rsidR="002E32FE" w:rsidRPr="004B5555">
        <w:rPr>
          <w:rFonts w:eastAsiaTheme="minorEastAsia" w:hint="eastAsia"/>
          <w:color w:val="4472C4" w:themeColor="accent1"/>
          <w:lang w:eastAsia="zh-CN"/>
        </w:rPr>
        <w:t xml:space="preserve"> </w:t>
      </w:r>
      <w:r w:rsidR="002E32FE" w:rsidRPr="004B5555">
        <w:rPr>
          <w:rFonts w:eastAsiaTheme="minorEastAsia" w:hint="eastAsia"/>
          <w:color w:val="4472C4" w:themeColor="accent1"/>
          <w:lang w:eastAsia="zh-CN"/>
        </w:rPr>
        <w:t>性</w:t>
      </w:r>
      <w:r w:rsidR="002E32FE" w:rsidRPr="004B5555">
        <w:rPr>
          <w:rFonts w:eastAsiaTheme="minorEastAsia" w:hint="eastAsia"/>
          <w:color w:val="4472C4" w:themeColor="accent1"/>
          <w:lang w:eastAsia="zh-CN"/>
        </w:rPr>
        <w:t xml:space="preserve"> </w:t>
      </w:r>
      <w:r w:rsidR="002E32FE" w:rsidRPr="004B5555">
        <w:rPr>
          <w:rFonts w:eastAsiaTheme="minorEastAsia" w:hint="eastAsia"/>
          <w:color w:val="4472C4" w:themeColor="accent1"/>
          <w:lang w:eastAsia="zh-CN"/>
        </w:rPr>
        <w:t>质</w:t>
      </w:r>
      <w:r w:rsidR="002E32FE" w:rsidRPr="004B5555">
        <w:rPr>
          <w:rFonts w:eastAsiaTheme="minorEastAsia" w:hint="eastAsia"/>
          <w:color w:val="4472C4" w:themeColor="accent1"/>
          <w:lang w:eastAsia="zh-CN"/>
        </w:rPr>
        <w:t xml:space="preserve"> </w:t>
      </w:r>
      <w:r w:rsidR="002E32FE" w:rsidRPr="004B5555">
        <w:rPr>
          <w:rFonts w:eastAsiaTheme="minorEastAsia" w:hint="eastAsia"/>
          <w:color w:val="4472C4" w:themeColor="accent1"/>
          <w:lang w:eastAsia="zh-CN"/>
        </w:rPr>
        <w:t>发</w:t>
      </w:r>
      <w:r w:rsidR="002E32FE" w:rsidRPr="004B5555">
        <w:rPr>
          <w:rFonts w:eastAsiaTheme="minorEastAsia" w:hint="eastAsia"/>
          <w:color w:val="4472C4" w:themeColor="accent1"/>
          <w:lang w:eastAsia="zh-CN"/>
        </w:rPr>
        <w:t xml:space="preserve"> </w:t>
      </w:r>
      <w:r w:rsidR="002E32FE" w:rsidRPr="004B5555">
        <w:rPr>
          <w:rFonts w:eastAsiaTheme="minorEastAsia" w:hint="eastAsia"/>
          <w:color w:val="4472C4" w:themeColor="accent1"/>
          <w:lang w:eastAsia="zh-CN"/>
        </w:rPr>
        <w:t>生</w:t>
      </w:r>
      <w:r w:rsidR="002E32FE" w:rsidRPr="004B5555">
        <w:rPr>
          <w:rFonts w:eastAsiaTheme="minorEastAsia" w:hint="eastAsia"/>
          <w:color w:val="4472C4" w:themeColor="accent1"/>
          <w:lang w:eastAsia="zh-CN"/>
        </w:rPr>
        <w:t xml:space="preserve"> </w:t>
      </w:r>
      <w:r w:rsidR="002E32FE" w:rsidRPr="004B5555">
        <w:rPr>
          <w:rFonts w:eastAsiaTheme="minorEastAsia" w:hint="eastAsia"/>
          <w:color w:val="4472C4" w:themeColor="accent1"/>
          <w:lang w:eastAsia="zh-CN"/>
        </w:rPr>
        <w:t>变</w:t>
      </w:r>
      <w:r w:rsidR="002E32FE" w:rsidRPr="004B5555">
        <w:rPr>
          <w:rFonts w:eastAsiaTheme="minorEastAsia" w:hint="eastAsia"/>
          <w:color w:val="4472C4" w:themeColor="accent1"/>
          <w:lang w:eastAsia="zh-CN"/>
        </w:rPr>
        <w:t xml:space="preserve"> </w:t>
      </w:r>
      <w:r w:rsidR="002E32FE" w:rsidRPr="004B5555">
        <w:rPr>
          <w:rFonts w:eastAsiaTheme="minorEastAsia" w:hint="eastAsia"/>
          <w:color w:val="4472C4" w:themeColor="accent1"/>
          <w:lang w:eastAsia="zh-CN"/>
        </w:rPr>
        <w:t>化，即</w:t>
      </w:r>
      <w:r w:rsidR="002E32FE" w:rsidRPr="004B5555">
        <w:rPr>
          <w:rFonts w:eastAsiaTheme="minorEastAsia" w:hint="eastAsia"/>
          <w:color w:val="4472C4" w:themeColor="accent1"/>
          <w:lang w:eastAsia="zh-CN"/>
        </w:rPr>
        <w:t xml:space="preserve"> </w:t>
      </w:r>
      <w:r w:rsidR="002E32FE" w:rsidRPr="004B5555">
        <w:rPr>
          <w:rFonts w:eastAsiaTheme="minorEastAsia" w:hint="eastAsia"/>
          <w:color w:val="4472C4" w:themeColor="accent1"/>
          <w:lang w:eastAsia="zh-CN"/>
        </w:rPr>
        <w:t>从</w:t>
      </w:r>
      <w:r w:rsidR="002E32FE" w:rsidRPr="004B5555">
        <w:rPr>
          <w:rFonts w:eastAsiaTheme="minorEastAsia" w:hint="eastAsia"/>
          <w:color w:val="4472C4" w:themeColor="accent1"/>
          <w:lang w:eastAsia="zh-CN"/>
        </w:rPr>
        <w:t xml:space="preserve"> </w:t>
      </w:r>
      <w:r w:rsidR="002E32FE" w:rsidRPr="004B5555">
        <w:rPr>
          <w:rFonts w:eastAsiaTheme="minorEastAsia" w:hint="eastAsia"/>
          <w:color w:val="4472C4" w:themeColor="accent1"/>
          <w:lang w:eastAsia="zh-CN"/>
        </w:rPr>
        <w:t>纯</w:t>
      </w:r>
      <w:r w:rsidR="002E32FE" w:rsidRPr="004B5555">
        <w:rPr>
          <w:rFonts w:eastAsiaTheme="minorEastAsia" w:hint="eastAsia"/>
          <w:color w:val="4472C4" w:themeColor="accent1"/>
          <w:lang w:eastAsia="zh-CN"/>
        </w:rPr>
        <w:t xml:space="preserve"> </w:t>
      </w:r>
      <w:r w:rsidR="002E32FE" w:rsidRPr="004B5555">
        <w:rPr>
          <w:rFonts w:eastAsiaTheme="minorEastAsia" w:hint="eastAsia"/>
          <w:color w:val="4472C4" w:themeColor="accent1"/>
          <w:lang w:eastAsia="zh-CN"/>
        </w:rPr>
        <w:t>粹</w:t>
      </w:r>
      <w:r w:rsidR="002E32FE" w:rsidRPr="004B5555">
        <w:rPr>
          <w:rFonts w:eastAsiaTheme="minorEastAsia" w:hint="eastAsia"/>
          <w:color w:val="4472C4" w:themeColor="accent1"/>
          <w:lang w:eastAsia="zh-CN"/>
        </w:rPr>
        <w:t xml:space="preserve"> </w:t>
      </w:r>
      <w:r w:rsidR="002E32FE" w:rsidRPr="004B5555">
        <w:rPr>
          <w:rFonts w:eastAsiaTheme="minorEastAsia" w:hint="eastAsia"/>
          <w:color w:val="4472C4" w:themeColor="accent1"/>
          <w:lang w:eastAsia="zh-CN"/>
        </w:rPr>
        <w:t>的覆盖式搜索转为搜索和对已发现目标进行跟踪。通过规划无人机群的下一个航点，保证在任务中搜索和跟踪效率最大化，从而获得更好的执行性能。</w:t>
      </w:r>
    </w:p>
    <w:p w14:paraId="2B4FFB3E" w14:textId="512212EE" w:rsidR="00441049" w:rsidRPr="004B5555" w:rsidRDefault="00AF364B" w:rsidP="002E32FE">
      <w:pPr>
        <w:pStyle w:val="MDPI31text"/>
        <w:rPr>
          <w:color w:val="4472C4" w:themeColor="accent1"/>
        </w:rPr>
      </w:pPr>
      <w:r w:rsidRPr="004B5555">
        <w:rPr>
          <w:rFonts w:eastAsiaTheme="minorEastAsia" w:hint="eastAsia"/>
          <w:color w:val="4472C4" w:themeColor="accent1"/>
          <w:lang w:eastAsia="zh-CN"/>
        </w:rPr>
        <w:t>当无人</w:t>
      </w:r>
      <w:r w:rsidR="002E32FE" w:rsidRPr="004B5555">
        <w:rPr>
          <w:rFonts w:eastAsiaTheme="minorEastAsia" w:hint="eastAsia"/>
          <w:color w:val="4472C4" w:themeColor="accent1"/>
          <w:lang w:eastAsia="zh-CN"/>
        </w:rPr>
        <w:t>机集群</w:t>
      </w:r>
      <w:r w:rsidRPr="004B5555">
        <w:rPr>
          <w:rFonts w:eastAsiaTheme="minorEastAsia" w:hint="eastAsia"/>
          <w:color w:val="4472C4" w:themeColor="accent1"/>
          <w:lang w:eastAsia="zh-CN"/>
        </w:rPr>
        <w:t>发现目标时，无人机对目标的追踪收益也被考虑，通过规划无人机群的下一个航点，保证在任务中搜索和跟踪效率最大化</w:t>
      </w:r>
    </w:p>
    <w:p w14:paraId="679EDD8A" w14:textId="04BDE1AD" w:rsidR="005F68C4" w:rsidRPr="004B5555" w:rsidRDefault="00441049" w:rsidP="00507A01">
      <w:pPr>
        <w:pStyle w:val="MDPI31text"/>
        <w:rPr>
          <w:rFonts w:ascii="宋体" w:eastAsia="宋体" w:hAnsi="宋体" w:cs="宋体"/>
          <w:color w:val="4472C4" w:themeColor="accent1"/>
          <w:lang w:eastAsia="zh-CN"/>
        </w:rPr>
      </w:pPr>
      <w:r w:rsidRPr="004B5555">
        <w:rPr>
          <w:rFonts w:ascii="宋体" w:eastAsia="宋体" w:hAnsi="宋体" w:cs="宋体" w:hint="eastAsia"/>
          <w:color w:val="4472C4" w:themeColor="accent1"/>
        </w:rPr>
        <w:t>当无人机群在未知环境中搜索目标时，需要根据最新环境在线规划无人机群的最佳飞行路径。</w:t>
      </w:r>
      <w:r w:rsidR="005F68C4" w:rsidRPr="004B5555">
        <w:rPr>
          <w:rFonts w:ascii="宋体" w:eastAsia="宋体" w:hAnsi="宋体" w:cs="宋体" w:hint="eastAsia"/>
          <w:color w:val="4472C4" w:themeColor="accent1"/>
        </w:rPr>
        <w:t>提高无人机资源利用，提高搜索效率。</w:t>
      </w:r>
      <w:r w:rsidR="004B5555" w:rsidRPr="004B5555">
        <w:rPr>
          <w:rFonts w:ascii="宋体" w:eastAsia="宋体" w:hAnsi="宋体" w:cs="宋体"/>
          <w:color w:val="4472C4" w:themeColor="accent1"/>
          <w:lang w:eastAsia="zh-CN"/>
        </w:rPr>
        <w:t>)</w:t>
      </w:r>
    </w:p>
    <w:p w14:paraId="47819B82" w14:textId="77777777" w:rsidR="00CA1C8D" w:rsidRPr="008C0A39" w:rsidRDefault="00A74C90" w:rsidP="00CA1C8D">
      <w:pPr>
        <w:pStyle w:val="MDPI52figure"/>
      </w:pPr>
      <w:r w:rsidRPr="008C0A39">
        <w:rPr>
          <w:noProof/>
        </w:rPr>
        <w:lastRenderedPageBreak/>
        <w:drawing>
          <wp:inline distT="0" distB="0" distL="0" distR="0" wp14:anchorId="0FB19048" wp14:editId="08C54676">
            <wp:extent cx="4458130" cy="19908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512200" cy="2014991"/>
                    </a:xfrm>
                    <a:prstGeom prst="rect">
                      <a:avLst/>
                    </a:prstGeom>
                  </pic:spPr>
                </pic:pic>
              </a:graphicData>
            </a:graphic>
          </wp:inline>
        </w:drawing>
      </w:r>
    </w:p>
    <w:p w14:paraId="3AE57A88" w14:textId="062C97BC" w:rsidR="00A74C90" w:rsidRPr="008C0A39" w:rsidRDefault="00CA1C8D" w:rsidP="00CA1C8D">
      <w:pPr>
        <w:pStyle w:val="MDPI51figurecaption"/>
      </w:pPr>
      <w:bookmarkStart w:id="5" w:name="_Ref124862298"/>
      <w:r w:rsidRPr="008C0A39">
        <w:rPr>
          <w:b/>
          <w:bCs/>
        </w:rPr>
        <w:t xml:space="preserve">Figure </w:t>
      </w:r>
      <w:r w:rsidRPr="008C0A39">
        <w:rPr>
          <w:b/>
          <w:bCs/>
        </w:rPr>
        <w:fldChar w:fldCharType="begin"/>
      </w:r>
      <w:r w:rsidRPr="008C0A39">
        <w:rPr>
          <w:b/>
          <w:bCs/>
        </w:rPr>
        <w:instrText xml:space="preserve"> SEQ Figure \* ARABIC </w:instrText>
      </w:r>
      <w:r w:rsidRPr="008C0A39">
        <w:rPr>
          <w:b/>
          <w:bCs/>
        </w:rPr>
        <w:fldChar w:fldCharType="separate"/>
      </w:r>
      <w:r w:rsidR="00BF3701">
        <w:rPr>
          <w:b/>
          <w:bCs/>
          <w:noProof/>
        </w:rPr>
        <w:t>1</w:t>
      </w:r>
      <w:r w:rsidRPr="008C0A39">
        <w:rPr>
          <w:b/>
          <w:bCs/>
        </w:rPr>
        <w:fldChar w:fldCharType="end"/>
      </w:r>
      <w:bookmarkEnd w:id="5"/>
      <w:r w:rsidRPr="008C0A39">
        <w:rPr>
          <w:b/>
          <w:bCs/>
        </w:rPr>
        <w:t>.</w:t>
      </w:r>
      <w:r w:rsidRPr="008C0A39">
        <w:t xml:space="preserve"> Illustration of UAV swarm search and tracking dynamic targets</w:t>
      </w:r>
    </w:p>
    <w:p w14:paraId="6985CFDF" w14:textId="1E549876" w:rsidR="001D0F25" w:rsidRPr="008C0A39" w:rsidRDefault="001D0F25" w:rsidP="001D0F25">
      <w:pPr>
        <w:pStyle w:val="MDPI31text"/>
      </w:pPr>
      <w:r w:rsidRPr="008C0A39">
        <w:t xml:space="preserve">Define the status of the UAV </w:t>
      </w:r>
      <w:r w:rsidRPr="008C0A39">
        <w:rPr>
          <w:rFonts w:ascii="TimesLTStd-Roman" w:hAnsi="TimesLTStd-Roman" w:cs="TimesLTStd-Roman"/>
          <w:lang w:eastAsia="zh-CN"/>
        </w:rPr>
        <w:t>swarm</w:t>
      </w:r>
      <w:r w:rsidRPr="008C0A39">
        <w:t xml:space="preserve"> as:</w:t>
      </w:r>
    </w:p>
    <w:p w14:paraId="17F83C7B" w14:textId="638061FD" w:rsidR="001D0F25" w:rsidRPr="008C0A39" w:rsidRDefault="003845DA" w:rsidP="00EA1059">
      <w:pPr>
        <w:pStyle w:val="MTDisplayEquation"/>
      </w:pPr>
      <w:r w:rsidRPr="008C0A39">
        <w:tab/>
      </w:r>
      <w:r w:rsidR="00EA1059" w:rsidRPr="008C0A39">
        <w:rPr>
          <w:position w:val="-14"/>
        </w:rPr>
        <w:object w:dxaOrig="2220" w:dyaOrig="400" w14:anchorId="00B0F0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15pt;height:20.35pt" o:ole="">
            <v:imagedata r:id="rId10" o:title=""/>
          </v:shape>
          <o:OLEObject Type="Embed" ProgID="Equation.DSMT4" ShapeID="_x0000_i1025" DrawAspect="Content" ObjectID="_1738239354" r:id="rId11"/>
        </w:object>
      </w:r>
      <w:r w:rsidRPr="008C0A39">
        <w:tab/>
      </w:r>
      <w:r w:rsidR="00EA1059" w:rsidRPr="008C0A39">
        <w:fldChar w:fldCharType="begin"/>
      </w:r>
      <w:r w:rsidR="00EA1059" w:rsidRPr="008C0A39">
        <w:instrText xml:space="preserve"> MACROBUTTON MTPlaceRef \* MERGEFORMAT </w:instrText>
      </w:r>
      <w:r w:rsidR="00EA1059" w:rsidRPr="008C0A39">
        <w:fldChar w:fldCharType="begin"/>
      </w:r>
      <w:r w:rsidR="00EA1059" w:rsidRPr="008C0A39">
        <w:instrText xml:space="preserve"> SEQ MTEqn \h \* MERGEFORMAT </w:instrText>
      </w:r>
      <w:r w:rsidR="00EA1059" w:rsidRPr="008C0A39">
        <w:fldChar w:fldCharType="end"/>
      </w:r>
      <w:r w:rsidR="00EA1059" w:rsidRPr="008C0A39">
        <w:instrText>(</w:instrText>
      </w:r>
      <w:fldSimple w:instr=" SEQ MTEqn \c \* Arabic \* MERGEFORMAT ">
        <w:r w:rsidR="00BF3701">
          <w:rPr>
            <w:noProof/>
          </w:rPr>
          <w:instrText>1</w:instrText>
        </w:r>
      </w:fldSimple>
      <w:r w:rsidR="00EA1059" w:rsidRPr="008C0A39">
        <w:instrText>)</w:instrText>
      </w:r>
      <w:r w:rsidR="00EA1059" w:rsidRPr="008C0A39">
        <w:fldChar w:fldCharType="end"/>
      </w:r>
    </w:p>
    <w:p w14:paraId="05B25006" w14:textId="1BC22C92" w:rsidR="00EA1059" w:rsidRPr="008C0A39" w:rsidRDefault="00EA1059" w:rsidP="00EA1059">
      <w:pPr>
        <w:pStyle w:val="MTDisplayEquation"/>
      </w:pPr>
      <w:r w:rsidRPr="008C0A39">
        <w:tab/>
      </w:r>
      <w:r w:rsidRPr="008C0A39">
        <w:rPr>
          <w:position w:val="-14"/>
        </w:rPr>
        <w:object w:dxaOrig="1460" w:dyaOrig="440" w14:anchorId="776A0E75">
          <v:shape id="_x0000_i1026" type="#_x0000_t75" style="width:72.65pt;height:21.6pt" o:ole="">
            <v:imagedata r:id="rId12" o:title=""/>
          </v:shape>
          <o:OLEObject Type="Embed" ProgID="Equation.DSMT4" ShapeID="_x0000_i1026" DrawAspect="Content" ObjectID="_1738239355" r:id="rId13"/>
        </w:object>
      </w:r>
      <w:r w:rsidRPr="008C0A39">
        <w:tab/>
      </w:r>
      <w:r w:rsidRPr="008C0A39">
        <w:fldChar w:fldCharType="begin"/>
      </w:r>
      <w:r w:rsidRPr="008C0A39">
        <w:instrText xml:space="preserve"> MACROBUTTON MTPlaceRef \* MERGEFORMAT </w:instrText>
      </w:r>
      <w:r w:rsidRPr="008C0A39">
        <w:fldChar w:fldCharType="begin"/>
      </w:r>
      <w:r w:rsidRPr="008C0A39">
        <w:instrText xml:space="preserve"> SEQ MTEqn \h \* MERGEFORMAT </w:instrText>
      </w:r>
      <w:r w:rsidRPr="008C0A39">
        <w:fldChar w:fldCharType="end"/>
      </w:r>
      <w:r w:rsidRPr="008C0A39">
        <w:instrText>(</w:instrText>
      </w:r>
      <w:fldSimple w:instr=" SEQ MTEqn \c \* Arabic \* MERGEFORMAT ">
        <w:r w:rsidR="00BF3701">
          <w:rPr>
            <w:noProof/>
          </w:rPr>
          <w:instrText>2</w:instrText>
        </w:r>
      </w:fldSimple>
      <w:r w:rsidRPr="008C0A39">
        <w:instrText>)</w:instrText>
      </w:r>
      <w:r w:rsidRPr="008C0A39">
        <w:fldChar w:fldCharType="end"/>
      </w:r>
    </w:p>
    <w:p w14:paraId="58690175" w14:textId="5FFCC4BA" w:rsidR="00EA1059" w:rsidRPr="008C0A39" w:rsidRDefault="00EA1059" w:rsidP="00C1206D">
      <w:pPr>
        <w:pStyle w:val="MDPI31text"/>
        <w:ind w:firstLine="0"/>
        <w:rPr>
          <w:lang w:eastAsia="zh-CN"/>
        </w:rPr>
      </w:pPr>
      <w:r w:rsidRPr="008C0A39">
        <w:rPr>
          <w:rFonts w:eastAsiaTheme="minorEastAsia"/>
        </w:rPr>
        <w:t>w</w:t>
      </w:r>
      <w:r w:rsidRPr="008C0A39">
        <w:rPr>
          <w:lang w:eastAsia="zh-CN"/>
        </w:rPr>
        <w:t>here</w:t>
      </w:r>
      <w:r w:rsidRPr="008C0A39">
        <w:rPr>
          <w:position w:val="-12"/>
          <w:lang w:eastAsia="zh-CN"/>
        </w:rPr>
        <w:object w:dxaOrig="276" w:dyaOrig="369" w14:anchorId="4BBC6918">
          <v:shape id="_x0000_i1027" type="#_x0000_t75" style="width:14.1pt;height:18.15pt" o:ole="">
            <v:imagedata r:id="rId14" o:title=""/>
          </v:shape>
          <o:OLEObject Type="Embed" ProgID="Equation.DSMT4" ShapeID="_x0000_i1027" DrawAspect="Content" ObjectID="_1738239356" r:id="rId15"/>
        </w:object>
      </w:r>
      <w:r w:rsidRPr="008C0A39">
        <w:rPr>
          <w:rFonts w:hint="eastAsia"/>
          <w:lang w:eastAsia="zh-CN"/>
        </w:rPr>
        <w:t>is</w:t>
      </w:r>
      <w:r w:rsidRPr="008C0A39">
        <w:rPr>
          <w:lang w:eastAsia="zh-CN"/>
        </w:rPr>
        <w:t xml:space="preserve"> the state of UAV</w:t>
      </w:r>
      <w:r w:rsidRPr="008C0A39">
        <w:rPr>
          <w:position w:val="-6"/>
          <w:lang w:eastAsia="zh-CN"/>
        </w:rPr>
        <w:object w:dxaOrig="161" w:dyaOrig="276" w14:anchorId="16189A68">
          <v:shape id="_x0000_i1028" type="#_x0000_t75" style="width:7.85pt;height:14.1pt" o:ole="">
            <v:imagedata r:id="rId16" o:title=""/>
          </v:shape>
          <o:OLEObject Type="Embed" ProgID="Equation.DSMT4" ShapeID="_x0000_i1028" DrawAspect="Content" ObjectID="_1738239357" r:id="rId17"/>
        </w:object>
      </w:r>
      <w:r w:rsidRPr="008C0A39">
        <w:rPr>
          <w:lang w:eastAsia="zh-CN"/>
        </w:rPr>
        <w:t>.</w:t>
      </w:r>
      <w:r w:rsidRPr="008C0A39">
        <w:t xml:space="preserve"> The purpose of cooperative search-track of UAV swarm is to cover the mission area, find and track more targets under the given constraints. Therefore, surveillance benefit</w:t>
      </w:r>
      <w:r w:rsidR="00B4381B" w:rsidRPr="008C0A39">
        <w:t xml:space="preserve"> </w:t>
      </w:r>
      <w:r w:rsidR="00B4381B" w:rsidRPr="008C0A39">
        <w:rPr>
          <w:position w:val="-10"/>
        </w:rPr>
        <w:object w:dxaOrig="560" w:dyaOrig="320" w14:anchorId="4809FD2C">
          <v:shape id="_x0000_i1029" type="#_x0000_t75" style="width:27.85pt;height:15.65pt" o:ole="">
            <v:imagedata r:id="rId18" o:title=""/>
          </v:shape>
          <o:OLEObject Type="Embed" ProgID="Equation.DSMT4" ShapeID="_x0000_i1029" DrawAspect="Content" ObjectID="_1738239358" r:id="rId19"/>
        </w:object>
      </w:r>
      <w:r w:rsidR="00B4381B" w:rsidRPr="008C0A39">
        <w:t xml:space="preserve"> </w:t>
      </w:r>
      <w:r w:rsidRPr="008C0A39">
        <w:t xml:space="preserve">and the target tracking benefit </w:t>
      </w:r>
      <w:r w:rsidR="00B4381B" w:rsidRPr="008C0A39">
        <w:rPr>
          <w:position w:val="-10"/>
        </w:rPr>
        <w:object w:dxaOrig="560" w:dyaOrig="320" w14:anchorId="142CD700">
          <v:shape id="_x0000_i1030" type="#_x0000_t75" style="width:27.85pt;height:15.35pt" o:ole="">
            <v:imagedata r:id="rId20" o:title=""/>
          </v:shape>
          <o:OLEObject Type="Embed" ProgID="Equation.DSMT4" ShapeID="_x0000_i1030" DrawAspect="Content" ObjectID="_1738239359" r:id="rId21"/>
        </w:object>
      </w:r>
      <w:r w:rsidRPr="008C0A39">
        <w:t xml:space="preserve"> are the performance indicators of the cooperative search-attack mission. </w:t>
      </w:r>
      <w:r w:rsidRPr="008C0A39">
        <w:rPr>
          <w:lang w:eastAsia="zh-CN"/>
        </w:rPr>
        <w:t>To describe the search</w:t>
      </w:r>
      <w:r w:rsidRPr="008C0A39">
        <w:rPr>
          <w:rFonts w:hint="eastAsia"/>
          <w:lang w:eastAsia="zh-CN"/>
        </w:rPr>
        <w:t>-</w:t>
      </w:r>
      <w:r w:rsidRPr="008C0A39">
        <w:rPr>
          <w:lang w:eastAsia="zh-CN"/>
        </w:rPr>
        <w:t xml:space="preserve">track </w:t>
      </w:r>
      <w:r w:rsidRPr="008C0A39">
        <w:rPr>
          <w:rFonts w:hint="eastAsia"/>
          <w:lang w:eastAsia="zh-CN"/>
        </w:rPr>
        <w:t>mission</w:t>
      </w:r>
      <w:r w:rsidRPr="008C0A39">
        <w:rPr>
          <w:lang w:eastAsia="zh-CN"/>
        </w:rPr>
        <w:t>, the objective function of this problem is defined as follows:</w:t>
      </w:r>
    </w:p>
    <w:p w14:paraId="5B8FA510" w14:textId="24D54E2C" w:rsidR="00EA1059" w:rsidRPr="008C0A39" w:rsidRDefault="00B4381B" w:rsidP="00B4381B">
      <w:pPr>
        <w:pStyle w:val="MTDisplayEquation"/>
      </w:pPr>
      <w:r w:rsidRPr="008C0A39">
        <w:tab/>
      </w:r>
      <w:r w:rsidRPr="008C0A39">
        <w:rPr>
          <w:position w:val="-34"/>
        </w:rPr>
        <w:object w:dxaOrig="2020" w:dyaOrig="800" w14:anchorId="02C3491C">
          <v:shape id="_x0000_i1031" type="#_x0000_t75" style="width:101.1pt;height:40.05pt" o:ole="">
            <v:imagedata r:id="rId22" o:title=""/>
          </v:shape>
          <o:OLEObject Type="Embed" ProgID="Equation.DSMT4" ShapeID="_x0000_i1031" DrawAspect="Content" ObjectID="_1738239360" r:id="rId23"/>
        </w:object>
      </w:r>
      <w:r w:rsidRPr="008C0A39">
        <w:tab/>
      </w:r>
      <w:r w:rsidRPr="008C0A39">
        <w:fldChar w:fldCharType="begin"/>
      </w:r>
      <w:r w:rsidRPr="008C0A39">
        <w:instrText xml:space="preserve"> MACROBUTTON MTPlaceRef \* MERGEFORMAT </w:instrText>
      </w:r>
      <w:r w:rsidRPr="008C0A39">
        <w:fldChar w:fldCharType="begin"/>
      </w:r>
      <w:r w:rsidRPr="008C0A39">
        <w:instrText xml:space="preserve"> SEQ MTEqn \h \* MERGEFORMAT </w:instrText>
      </w:r>
      <w:r w:rsidRPr="008C0A39">
        <w:fldChar w:fldCharType="end"/>
      </w:r>
      <w:r w:rsidRPr="008C0A39">
        <w:instrText>(</w:instrText>
      </w:r>
      <w:fldSimple w:instr=" SEQ MTEqn \c \* Arabic \* MERGEFORMAT ">
        <w:r w:rsidR="00BF3701">
          <w:rPr>
            <w:noProof/>
          </w:rPr>
          <w:instrText>3</w:instrText>
        </w:r>
      </w:fldSimple>
      <w:r w:rsidRPr="008C0A39">
        <w:instrText>)</w:instrText>
      </w:r>
      <w:r w:rsidRPr="008C0A39">
        <w:fldChar w:fldCharType="end"/>
      </w:r>
    </w:p>
    <w:p w14:paraId="5A84A1E8" w14:textId="1B96940D" w:rsidR="00B4381B" w:rsidRPr="008C0A39" w:rsidRDefault="00B4381B" w:rsidP="00B4381B">
      <w:pPr>
        <w:pStyle w:val="MTDisplayEquation"/>
      </w:pPr>
      <w:r w:rsidRPr="008C0A39">
        <w:tab/>
      </w:r>
      <w:r w:rsidRPr="008C0A39">
        <w:rPr>
          <w:position w:val="-10"/>
        </w:rPr>
        <w:object w:dxaOrig="2780" w:dyaOrig="320" w14:anchorId="79FD99D3">
          <v:shape id="_x0000_i1032" type="#_x0000_t75" style="width:139pt;height:15.65pt" o:ole="">
            <v:imagedata r:id="rId24" o:title=""/>
          </v:shape>
          <o:OLEObject Type="Embed" ProgID="Equation.DSMT4" ShapeID="_x0000_i1032" DrawAspect="Content" ObjectID="_1738239361" r:id="rId25"/>
        </w:object>
      </w:r>
      <w:r w:rsidRPr="008C0A39">
        <w:tab/>
      </w:r>
      <w:r w:rsidRPr="008C0A39">
        <w:fldChar w:fldCharType="begin"/>
      </w:r>
      <w:r w:rsidRPr="008C0A39">
        <w:instrText xml:space="preserve"> MACROBUTTON MTPlaceRef \* MERGEFORMAT </w:instrText>
      </w:r>
      <w:r w:rsidRPr="008C0A39">
        <w:fldChar w:fldCharType="begin"/>
      </w:r>
      <w:r w:rsidRPr="008C0A39">
        <w:instrText xml:space="preserve"> SEQ MTEqn \h \* MERGEFORMAT </w:instrText>
      </w:r>
      <w:r w:rsidRPr="008C0A39">
        <w:fldChar w:fldCharType="end"/>
      </w:r>
      <w:r w:rsidRPr="008C0A39">
        <w:instrText>(</w:instrText>
      </w:r>
      <w:fldSimple w:instr=" SEQ MTEqn \c \* Arabic \* MERGEFORMAT ">
        <w:r w:rsidR="00BF3701">
          <w:rPr>
            <w:noProof/>
          </w:rPr>
          <w:instrText>4</w:instrText>
        </w:r>
      </w:fldSimple>
      <w:r w:rsidRPr="008C0A39">
        <w:instrText>)</w:instrText>
      </w:r>
      <w:r w:rsidRPr="008C0A39">
        <w:fldChar w:fldCharType="end"/>
      </w:r>
    </w:p>
    <w:p w14:paraId="178CCDCB" w14:textId="2A737EEA" w:rsidR="00EA1059" w:rsidRPr="008C0A39" w:rsidRDefault="00EA1059" w:rsidP="00C1206D">
      <w:pPr>
        <w:pStyle w:val="MDPI31text"/>
        <w:ind w:firstLine="0"/>
      </w:pPr>
      <w:r w:rsidRPr="008C0A39">
        <w:t xml:space="preserve">where </w:t>
      </w:r>
      <w:r w:rsidR="00B4381B" w:rsidRPr="008C0A39">
        <w:rPr>
          <w:position w:val="-6"/>
        </w:rPr>
        <w:object w:dxaOrig="260" w:dyaOrig="279" w14:anchorId="64CEF396">
          <v:shape id="_x0000_i1033" type="#_x0000_t75" style="width:13.15pt;height:14.1pt" o:ole="">
            <v:imagedata r:id="rId26" o:title=""/>
          </v:shape>
          <o:OLEObject Type="Embed" ProgID="Equation.DSMT4" ShapeID="_x0000_i1033" DrawAspect="Content" ObjectID="_1738239362" r:id="rId27"/>
        </w:object>
      </w:r>
      <w:r w:rsidRPr="008C0A39">
        <w:t xml:space="preserve"> is the decision input which represents the waypoints of the UAV swarm </w:t>
      </w:r>
      <w:r w:rsidRPr="008C0A39">
        <w:rPr>
          <w:rFonts w:hint="eastAsia"/>
          <w:lang w:eastAsia="zh-CN"/>
        </w:rPr>
        <w:t>in</w:t>
      </w:r>
      <w:r w:rsidRPr="008C0A39">
        <w:t xml:space="preserve"> the next iteration. </w:t>
      </w:r>
      <w:r w:rsidR="00B4381B" w:rsidRPr="008C0A39">
        <w:rPr>
          <w:position w:val="-10"/>
        </w:rPr>
        <w:object w:dxaOrig="560" w:dyaOrig="320" w14:anchorId="2DD3F53F">
          <v:shape id="_x0000_i1034" type="#_x0000_t75" style="width:27.85pt;height:15.65pt" o:ole="">
            <v:imagedata r:id="rId18" o:title=""/>
          </v:shape>
          <o:OLEObject Type="Embed" ProgID="Equation.DSMT4" ShapeID="_x0000_i1034" DrawAspect="Content" ObjectID="_1738239363" r:id="rId28"/>
        </w:object>
      </w:r>
      <w:r w:rsidR="00B4381B" w:rsidRPr="008C0A39">
        <w:t xml:space="preserve"> </w:t>
      </w:r>
      <w:r w:rsidRPr="008C0A39">
        <w:t xml:space="preserve">represents the surveillance efficiency about the whole area of the UAV swarm. </w:t>
      </w:r>
      <w:r w:rsidR="00B4381B" w:rsidRPr="008C0A39">
        <w:rPr>
          <w:position w:val="-10"/>
        </w:rPr>
        <w:object w:dxaOrig="560" w:dyaOrig="320" w14:anchorId="798B7F25">
          <v:shape id="_x0000_i1035" type="#_x0000_t75" style="width:27.85pt;height:15.35pt" o:ole="">
            <v:imagedata r:id="rId20" o:title=""/>
          </v:shape>
          <o:OLEObject Type="Embed" ProgID="Equation.DSMT4" ShapeID="_x0000_i1035" DrawAspect="Content" ObjectID="_1738239364" r:id="rId29"/>
        </w:object>
      </w:r>
      <w:r w:rsidRPr="008C0A39">
        <w:t xml:space="preserve">represents the tracking efficiency of the UAV swarm, and </w:t>
      </w:r>
      <w:r w:rsidR="00B4381B" w:rsidRPr="008C0A39">
        <w:rPr>
          <w:position w:val="-6"/>
        </w:rPr>
        <w:object w:dxaOrig="240" w:dyaOrig="279" w14:anchorId="3B554F6D">
          <v:shape id="_x0000_i1036" type="#_x0000_t75" style="width:11.9pt;height:14.1pt" o:ole="">
            <v:imagedata r:id="rId30" o:title=""/>
          </v:shape>
          <o:OLEObject Type="Embed" ProgID="Equation.DSMT4" ShapeID="_x0000_i1036" DrawAspect="Content" ObjectID="_1738239365" r:id="rId31"/>
        </w:object>
      </w:r>
      <w:r w:rsidRPr="008C0A39">
        <w:t xml:space="preserve"> represents a set of constraint items. </w:t>
      </w:r>
    </w:p>
    <w:p w14:paraId="008AC32D" w14:textId="77777777" w:rsidR="002D3C1C" w:rsidRPr="008C0A39" w:rsidRDefault="002D3C1C" w:rsidP="002D3C1C">
      <w:pPr>
        <w:pStyle w:val="MTDisplayEquation"/>
        <w:ind w:firstLineChars="200" w:firstLine="400"/>
      </w:pPr>
      <w:r w:rsidRPr="008C0A39">
        <w:t>For the distributed control structure, each sub-UAV is equipped with a separate processor to build its own solution, so that the</w:t>
      </w:r>
      <w:r w:rsidRPr="008C0A39">
        <w:rPr>
          <w:rFonts w:hint="eastAsia"/>
        </w:rPr>
        <w:t xml:space="preserve"> </w:t>
      </w:r>
      <w:r w:rsidRPr="008C0A39">
        <w:t>centralized search-track mission planning indicator can be transformed</w:t>
      </w:r>
      <w:r w:rsidRPr="008C0A39">
        <w:rPr>
          <w:rFonts w:hint="eastAsia"/>
          <w:lang w:eastAsia="zh-CN"/>
        </w:rPr>
        <w:t xml:space="preserve"> </w:t>
      </w:r>
      <w:r w:rsidRPr="008C0A39">
        <w:t>to be a distributed form.</w:t>
      </w:r>
    </w:p>
    <w:p w14:paraId="751BC8E6" w14:textId="4659BB31" w:rsidR="00EA1059" w:rsidRPr="008C0A39" w:rsidRDefault="002D3C1C" w:rsidP="002D3C1C">
      <w:pPr>
        <w:pStyle w:val="MTDisplayEquation"/>
      </w:pPr>
      <w:r w:rsidRPr="008C0A39">
        <w:tab/>
      </w:r>
      <w:r w:rsidRPr="008C0A39">
        <w:rPr>
          <w:position w:val="-38"/>
        </w:rPr>
        <w:object w:dxaOrig="2020" w:dyaOrig="880" w14:anchorId="398B8EE4">
          <v:shape id="_x0000_i1037" type="#_x0000_t75" style="width:101.1pt;height:44.15pt" o:ole="">
            <v:imagedata r:id="rId32" o:title=""/>
          </v:shape>
          <o:OLEObject Type="Embed" ProgID="Equation.DSMT4" ShapeID="_x0000_i1037" DrawAspect="Content" ObjectID="_1738239366" r:id="rId33"/>
        </w:object>
      </w:r>
      <w:r w:rsidRPr="008C0A39">
        <w:tab/>
      </w:r>
      <w:r w:rsidRPr="008C0A39">
        <w:fldChar w:fldCharType="begin"/>
      </w:r>
      <w:r w:rsidRPr="008C0A39">
        <w:instrText xml:space="preserve"> MACROBUTTON MTPlaceRef \* MERGEFORMAT </w:instrText>
      </w:r>
      <w:r w:rsidRPr="008C0A39">
        <w:fldChar w:fldCharType="begin"/>
      </w:r>
      <w:r w:rsidRPr="008C0A39">
        <w:instrText xml:space="preserve"> SEQ MTEqn \h \* MERGEFORMAT </w:instrText>
      </w:r>
      <w:r w:rsidRPr="008C0A39">
        <w:fldChar w:fldCharType="end"/>
      </w:r>
      <w:r w:rsidRPr="008C0A39">
        <w:instrText>(</w:instrText>
      </w:r>
      <w:fldSimple w:instr=" SEQ MTEqn \c \* Arabic \* MERGEFORMAT ">
        <w:r w:rsidR="00BF3701">
          <w:rPr>
            <w:noProof/>
          </w:rPr>
          <w:instrText>5</w:instrText>
        </w:r>
      </w:fldSimple>
      <w:r w:rsidRPr="008C0A39">
        <w:instrText>)</w:instrText>
      </w:r>
      <w:r w:rsidRPr="008C0A39">
        <w:fldChar w:fldCharType="end"/>
      </w:r>
    </w:p>
    <w:p w14:paraId="7A754A68" w14:textId="1B6D016A" w:rsidR="00C1206D" w:rsidRPr="008C0A39" w:rsidRDefault="002D3C1C" w:rsidP="00C1206D">
      <w:pPr>
        <w:pStyle w:val="MTDisplayEquation"/>
      </w:pPr>
      <w:r w:rsidRPr="008C0A39">
        <w:tab/>
      </w:r>
      <w:r w:rsidR="006E1AF8" w:rsidRPr="008C0A39">
        <w:rPr>
          <w:position w:val="-14"/>
        </w:rPr>
        <w:object w:dxaOrig="3760" w:dyaOrig="380" w14:anchorId="1A32A6F1">
          <v:shape id="_x0000_i1038" type="#_x0000_t75" style="width:188.15pt;height:19.1pt" o:ole="">
            <v:imagedata r:id="rId34" o:title=""/>
          </v:shape>
          <o:OLEObject Type="Embed" ProgID="Equation.DSMT4" ShapeID="_x0000_i1038" DrawAspect="Content" ObjectID="_1738239367" r:id="rId35"/>
        </w:object>
      </w:r>
      <w:r w:rsidRPr="008C0A39">
        <w:tab/>
      </w:r>
      <w:r w:rsidRPr="008C0A39">
        <w:fldChar w:fldCharType="begin"/>
      </w:r>
      <w:r w:rsidRPr="008C0A39">
        <w:instrText xml:space="preserve"> MACROBUTTON MTPlaceRef \* MERGEFORMAT </w:instrText>
      </w:r>
      <w:r w:rsidRPr="008C0A39">
        <w:fldChar w:fldCharType="begin"/>
      </w:r>
      <w:r w:rsidRPr="008C0A39">
        <w:instrText xml:space="preserve"> SEQ MTEqn \h \* MERGEFORMAT </w:instrText>
      </w:r>
      <w:r w:rsidRPr="008C0A39">
        <w:fldChar w:fldCharType="end"/>
      </w:r>
      <w:r w:rsidRPr="008C0A39">
        <w:instrText>(</w:instrText>
      </w:r>
      <w:fldSimple w:instr=" SEQ MTEqn \c \* Arabic \* MERGEFORMAT ">
        <w:r w:rsidR="00BF3701">
          <w:rPr>
            <w:noProof/>
          </w:rPr>
          <w:instrText>6</w:instrText>
        </w:r>
      </w:fldSimple>
      <w:r w:rsidRPr="008C0A39">
        <w:instrText>)</w:instrText>
      </w:r>
      <w:r w:rsidRPr="008C0A39">
        <w:fldChar w:fldCharType="end"/>
      </w:r>
    </w:p>
    <w:p w14:paraId="6233B16E" w14:textId="1D5D6B54" w:rsidR="006C1E79" w:rsidRPr="008C0A39" w:rsidRDefault="00C1206D" w:rsidP="00C1206D">
      <w:pPr>
        <w:pStyle w:val="MDPI31text"/>
        <w:ind w:firstLine="0"/>
      </w:pPr>
      <w:r w:rsidRPr="008C0A39">
        <w:rPr>
          <w:lang w:eastAsia="zh-CN"/>
        </w:rPr>
        <w:t>w</w:t>
      </w:r>
      <w:r w:rsidR="006819C6" w:rsidRPr="008C0A39">
        <w:rPr>
          <w:rFonts w:hint="eastAsia"/>
          <w:lang w:eastAsia="zh-CN"/>
        </w:rPr>
        <w:t>h</w:t>
      </w:r>
      <w:r w:rsidR="006819C6" w:rsidRPr="008C0A39">
        <w:t>ere</w:t>
      </w:r>
      <w:r w:rsidRPr="008C0A39">
        <w:rPr>
          <w:lang w:eastAsia="zh-CN"/>
        </w:rPr>
        <w:t xml:space="preserve"> </w:t>
      </w:r>
      <w:r w:rsidR="006819C6" w:rsidRPr="008C0A39">
        <w:rPr>
          <w:position w:val="-14"/>
        </w:rPr>
        <w:object w:dxaOrig="340" w:dyaOrig="380" w14:anchorId="2EBEB00A">
          <v:shape id="_x0000_i1039" type="#_x0000_t75" style="width:16.6pt;height:19.1pt" o:ole="">
            <v:imagedata r:id="rId36" o:title=""/>
          </v:shape>
          <o:OLEObject Type="Embed" ProgID="Equation.DSMT4" ShapeID="_x0000_i1039" DrawAspect="Content" ObjectID="_1738239368" r:id="rId37"/>
        </w:object>
      </w:r>
      <w:r w:rsidR="006819C6" w:rsidRPr="008C0A39">
        <w:t xml:space="preserve"> represents the set of the neighboring UAVs under the same communication topology.</w:t>
      </w:r>
      <w:r w:rsidRPr="008C0A39">
        <w:t xml:space="preserve"> </w:t>
      </w:r>
      <w:r w:rsidRPr="008C0A39">
        <w:rPr>
          <w:position w:val="-12"/>
          <w:highlight w:val="yellow"/>
          <w:lang w:eastAsia="zh-CN"/>
        </w:rPr>
        <w:object w:dxaOrig="260" w:dyaOrig="360" w14:anchorId="5146A07F">
          <v:shape id="_x0000_i1040" type="#_x0000_t75" style="width:13.15pt;height:18.15pt" o:ole="">
            <v:imagedata r:id="rId38" o:title=""/>
          </v:shape>
          <o:OLEObject Type="Embed" ProgID="Equation.DSMT4" ShapeID="_x0000_i1040" DrawAspect="Content" ObjectID="_1738239369" r:id="rId39"/>
        </w:object>
      </w:r>
      <w:r w:rsidRPr="008C0A39">
        <w:rPr>
          <w:highlight w:val="yellow"/>
          <w:lang w:eastAsia="zh-CN"/>
        </w:rPr>
        <w:t xml:space="preserve"> =1 m</w:t>
      </w:r>
      <w:r w:rsidRPr="008C0A39">
        <w:rPr>
          <w:lang w:eastAsia="zh-CN"/>
        </w:rPr>
        <w:t xml:space="preserve">eans UAV </w:t>
      </w:r>
      <w:r w:rsidRPr="008C0A39">
        <w:rPr>
          <w:position w:val="-6"/>
          <w:lang w:eastAsia="zh-CN"/>
        </w:rPr>
        <w:object w:dxaOrig="139" w:dyaOrig="260" w14:anchorId="1D87FB62">
          <v:shape id="_x0000_i1041" type="#_x0000_t75" style="width:7.2pt;height:13.15pt" o:ole="">
            <v:imagedata r:id="rId40" o:title=""/>
          </v:shape>
          <o:OLEObject Type="Embed" ProgID="Equation.DSMT4" ShapeID="_x0000_i1041" DrawAspect="Content" ObjectID="_1738239370" r:id="rId41"/>
        </w:object>
      </w:r>
      <w:r w:rsidRPr="008C0A39">
        <w:rPr>
          <w:lang w:eastAsia="zh-CN"/>
        </w:rPr>
        <w:t xml:space="preserve"> is performing the search task</w:t>
      </w:r>
      <w:r w:rsidRPr="008C0A39">
        <w:t>, namely:</w:t>
      </w:r>
    </w:p>
    <w:p w14:paraId="589A61AB" w14:textId="2080CCA6" w:rsidR="00C1206D" w:rsidRPr="008C0A39" w:rsidRDefault="00C1206D" w:rsidP="00C1206D">
      <w:pPr>
        <w:pStyle w:val="MTDisplayEquation"/>
      </w:pPr>
      <w:r w:rsidRPr="008C0A39">
        <w:tab/>
      </w:r>
      <w:r w:rsidRPr="008C0A39">
        <w:rPr>
          <w:position w:val="-14"/>
        </w:rPr>
        <w:object w:dxaOrig="1980" w:dyaOrig="380" w14:anchorId="503A1C65">
          <v:shape id="_x0000_i1042" type="#_x0000_t75" style="width:99.25pt;height:19.1pt" o:ole="">
            <v:imagedata r:id="rId42" o:title=""/>
          </v:shape>
          <o:OLEObject Type="Embed" ProgID="Equation.DSMT4" ShapeID="_x0000_i1042" DrawAspect="Content" ObjectID="_1738239371" r:id="rId43"/>
        </w:object>
      </w:r>
      <w:r w:rsidRPr="008C0A39">
        <w:tab/>
      </w:r>
      <w:r w:rsidRPr="008C0A39">
        <w:fldChar w:fldCharType="begin"/>
      </w:r>
      <w:r w:rsidRPr="008C0A39">
        <w:instrText xml:space="preserve"> MACROBUTTON MTPlaceRef \* MERGEFORMAT </w:instrText>
      </w:r>
      <w:r w:rsidRPr="008C0A39">
        <w:fldChar w:fldCharType="begin"/>
      </w:r>
      <w:r w:rsidRPr="008C0A39">
        <w:instrText xml:space="preserve"> SEQ MTEqn \h \* MERGEFORMAT </w:instrText>
      </w:r>
      <w:r w:rsidRPr="008C0A39">
        <w:fldChar w:fldCharType="end"/>
      </w:r>
      <w:r w:rsidRPr="008C0A39">
        <w:instrText>(</w:instrText>
      </w:r>
      <w:fldSimple w:instr=" SEQ MTEqn \c \* Arabic \* MERGEFORMAT ">
        <w:r w:rsidR="00BF3701">
          <w:rPr>
            <w:noProof/>
          </w:rPr>
          <w:instrText>7</w:instrText>
        </w:r>
      </w:fldSimple>
      <w:r w:rsidRPr="008C0A39">
        <w:instrText>)</w:instrText>
      </w:r>
      <w:r w:rsidRPr="008C0A39">
        <w:fldChar w:fldCharType="end"/>
      </w:r>
    </w:p>
    <w:p w14:paraId="2A7FA0D0" w14:textId="77777777" w:rsidR="006E1AF8" w:rsidRPr="008C0A39" w:rsidRDefault="006E1AF8" w:rsidP="006E1AF8">
      <w:pPr>
        <w:pStyle w:val="MDPI31text"/>
        <w:ind w:firstLine="0"/>
      </w:pPr>
      <w:r w:rsidRPr="008C0A39">
        <w:t xml:space="preserve">so the UAV will minimize uncertainty in the mission area and search the mission area with maximum surveillance coverage to detect most targets as quickly as possible. </w:t>
      </w:r>
    </w:p>
    <w:p w14:paraId="42939E9B" w14:textId="17725BA0" w:rsidR="006E1AF8" w:rsidRPr="008C0A39" w:rsidRDefault="006E1AF8" w:rsidP="006E1AF8">
      <w:pPr>
        <w:pStyle w:val="MDPI31text"/>
      </w:pPr>
      <w:r w:rsidRPr="008C0A39">
        <w:t xml:space="preserve">When a target is uncovered, the benefits of tracking this target need to be </w:t>
      </w:r>
      <w:r w:rsidR="008C0A39" w:rsidRPr="008C0A39">
        <w:t>considered</w:t>
      </w:r>
      <w:r w:rsidRPr="008C0A39">
        <w:t xml:space="preserve"> by the UAV. While the target is kept in the UAV’s field of vision, the UAV continues to explore the environment, namely:</w:t>
      </w:r>
    </w:p>
    <w:p w14:paraId="5253D282" w14:textId="7BCB21E6" w:rsidR="006E1AF8" w:rsidRPr="008C0A39" w:rsidRDefault="0082319F" w:rsidP="0082319F">
      <w:pPr>
        <w:pStyle w:val="MTDisplayEquation"/>
      </w:pPr>
      <w:r w:rsidRPr="008C0A39">
        <w:tab/>
      </w:r>
      <w:r w:rsidRPr="008C0A39">
        <w:rPr>
          <w:position w:val="-14"/>
        </w:rPr>
        <w:object w:dxaOrig="4000" w:dyaOrig="380" w14:anchorId="26198AE7">
          <v:shape id="_x0000_i1043" type="#_x0000_t75" style="width:200.35pt;height:19.1pt" o:ole="">
            <v:imagedata r:id="rId44" o:title=""/>
          </v:shape>
          <o:OLEObject Type="Embed" ProgID="Equation.DSMT4" ShapeID="_x0000_i1043" DrawAspect="Content" ObjectID="_1738239372" r:id="rId45"/>
        </w:object>
      </w:r>
      <w:r w:rsidRPr="008C0A39">
        <w:tab/>
      </w:r>
      <w:r w:rsidRPr="008C0A39">
        <w:fldChar w:fldCharType="begin"/>
      </w:r>
      <w:r w:rsidRPr="008C0A39">
        <w:instrText xml:space="preserve"> MACROBUTTON MTPlaceRef \* MERGEFORMAT </w:instrText>
      </w:r>
      <w:r w:rsidRPr="008C0A39">
        <w:fldChar w:fldCharType="begin"/>
      </w:r>
      <w:r w:rsidRPr="008C0A39">
        <w:instrText xml:space="preserve"> SEQ MTEqn \h \* MERGEFORMAT </w:instrText>
      </w:r>
      <w:r w:rsidRPr="008C0A39">
        <w:fldChar w:fldCharType="end"/>
      </w:r>
      <w:r w:rsidRPr="008C0A39">
        <w:instrText>(</w:instrText>
      </w:r>
      <w:fldSimple w:instr=" SEQ MTEqn \c \* Arabic \* MERGEFORMAT ">
        <w:r w:rsidR="00BF3701">
          <w:rPr>
            <w:noProof/>
          </w:rPr>
          <w:instrText>8</w:instrText>
        </w:r>
      </w:fldSimple>
      <w:r w:rsidRPr="008C0A39">
        <w:instrText>)</w:instrText>
      </w:r>
      <w:r w:rsidRPr="008C0A39">
        <w:fldChar w:fldCharType="end"/>
      </w:r>
    </w:p>
    <w:p w14:paraId="1A21B9B9" w14:textId="37F6AE4A" w:rsidR="0082319F" w:rsidRPr="008C0A39" w:rsidRDefault="0082319F" w:rsidP="0082319F">
      <w:pPr>
        <w:pStyle w:val="MTDisplayEquation"/>
      </w:pPr>
      <w:r w:rsidRPr="008C0A39">
        <w:tab/>
      </w:r>
      <w:r w:rsidRPr="008C0A39">
        <w:rPr>
          <w:position w:val="-14"/>
        </w:rPr>
        <w:object w:dxaOrig="2439" w:dyaOrig="400" w14:anchorId="44AC9899">
          <v:shape id="_x0000_i1044" type="#_x0000_t75" style="width:122.7pt;height:20.35pt" o:ole="">
            <v:imagedata r:id="rId46" o:title=""/>
          </v:shape>
          <o:OLEObject Type="Embed" ProgID="Equation.DSMT4" ShapeID="_x0000_i1044" DrawAspect="Content" ObjectID="_1738239373" r:id="rId47"/>
        </w:object>
      </w:r>
      <w:r w:rsidRPr="008C0A39">
        <w:tab/>
      </w:r>
      <w:r w:rsidRPr="008C0A39">
        <w:fldChar w:fldCharType="begin"/>
      </w:r>
      <w:r w:rsidRPr="008C0A39">
        <w:instrText xml:space="preserve"> MACROBUTTON MTPlaceRef \* MERGEFORMAT </w:instrText>
      </w:r>
      <w:r w:rsidRPr="008C0A39">
        <w:fldChar w:fldCharType="begin"/>
      </w:r>
      <w:r w:rsidRPr="008C0A39">
        <w:instrText xml:space="preserve"> SEQ MTEqn \h \* MERGEFORMAT </w:instrText>
      </w:r>
      <w:r w:rsidRPr="008C0A39">
        <w:fldChar w:fldCharType="end"/>
      </w:r>
      <w:r w:rsidRPr="008C0A39">
        <w:instrText>(</w:instrText>
      </w:r>
      <w:fldSimple w:instr=" SEQ MTEqn \c \* Arabic \* MERGEFORMAT ">
        <w:r w:rsidR="00BF3701">
          <w:rPr>
            <w:noProof/>
          </w:rPr>
          <w:instrText>9</w:instrText>
        </w:r>
      </w:fldSimple>
      <w:r w:rsidRPr="008C0A39">
        <w:instrText>)</w:instrText>
      </w:r>
      <w:r w:rsidRPr="008C0A39">
        <w:fldChar w:fldCharType="end"/>
      </w:r>
    </w:p>
    <w:p w14:paraId="31DFE13B" w14:textId="3CF5679A" w:rsidR="0082319F" w:rsidRPr="008C0A39" w:rsidRDefault="0082319F" w:rsidP="0082319F">
      <w:pPr>
        <w:pStyle w:val="MTDisplayEquation"/>
      </w:pPr>
      <w:r w:rsidRPr="008C0A39">
        <w:lastRenderedPageBreak/>
        <w:tab/>
      </w:r>
      <w:r w:rsidRPr="008C0A39">
        <w:rPr>
          <w:position w:val="-14"/>
        </w:rPr>
        <w:object w:dxaOrig="1540" w:dyaOrig="440" w14:anchorId="248F6BB1">
          <v:shape id="_x0000_i1045" type="#_x0000_t75" style="width:77pt;height:21.6pt" o:ole="">
            <v:imagedata r:id="rId48" o:title=""/>
          </v:shape>
          <o:OLEObject Type="Embed" ProgID="Equation.DSMT4" ShapeID="_x0000_i1045" DrawAspect="Content" ObjectID="_1738239374" r:id="rId49"/>
        </w:object>
      </w:r>
      <w:r w:rsidRPr="008C0A39">
        <w:tab/>
      </w:r>
      <w:r w:rsidRPr="008C0A39">
        <w:fldChar w:fldCharType="begin"/>
      </w:r>
      <w:r w:rsidRPr="008C0A39">
        <w:instrText xml:space="preserve"> MACROBUTTON MTPlaceRef \* MERGEFORMAT </w:instrText>
      </w:r>
      <w:r w:rsidRPr="008C0A39">
        <w:fldChar w:fldCharType="begin"/>
      </w:r>
      <w:r w:rsidRPr="008C0A39">
        <w:instrText xml:space="preserve"> SEQ MTEqn \h \* MERGEFORMAT </w:instrText>
      </w:r>
      <w:r w:rsidRPr="008C0A39">
        <w:fldChar w:fldCharType="end"/>
      </w:r>
      <w:r w:rsidRPr="008C0A39">
        <w:instrText>(</w:instrText>
      </w:r>
      <w:fldSimple w:instr=" SEQ MTEqn \c \* Arabic \* MERGEFORMAT ">
        <w:r w:rsidR="00BF3701">
          <w:rPr>
            <w:noProof/>
          </w:rPr>
          <w:instrText>10</w:instrText>
        </w:r>
      </w:fldSimple>
      <w:r w:rsidRPr="008C0A39">
        <w:instrText>)</w:instrText>
      </w:r>
      <w:r w:rsidRPr="008C0A39">
        <w:fldChar w:fldCharType="end"/>
      </w:r>
    </w:p>
    <w:p w14:paraId="3464DCC3" w14:textId="72B72DC0" w:rsidR="0082319F" w:rsidRPr="008C0A39" w:rsidRDefault="0082319F" w:rsidP="00A14C18">
      <w:pPr>
        <w:pStyle w:val="MDPI31text"/>
        <w:ind w:firstLine="0"/>
      </w:pPr>
      <w:r w:rsidRPr="008C0A39">
        <w:t xml:space="preserve">where </w:t>
      </w:r>
      <w:r w:rsidRPr="008C0A39">
        <w:rPr>
          <w:position w:val="-12"/>
        </w:rPr>
        <w:object w:dxaOrig="320" w:dyaOrig="360" w14:anchorId="0600BD4D">
          <v:shape id="_x0000_i1046" type="#_x0000_t75" style="width:15.65pt;height:16.6pt" o:ole="">
            <v:imagedata r:id="rId50" o:title=""/>
          </v:shape>
          <o:OLEObject Type="Embed" ProgID="Equation.DSMT4" ShapeID="_x0000_i1046" DrawAspect="Content" ObjectID="_1738239375" r:id="rId51"/>
        </w:object>
      </w:r>
      <w:r w:rsidRPr="008C0A39">
        <w:t xml:space="preserve"> is the state of target </w:t>
      </w:r>
      <w:r w:rsidRPr="008C0A39">
        <w:rPr>
          <w:position w:val="-6"/>
        </w:rPr>
        <w:object w:dxaOrig="260" w:dyaOrig="220" w14:anchorId="656AE10D">
          <v:shape id="_x0000_i1047" type="#_x0000_t75" style="width:13.15pt;height:10.95pt" o:ole="">
            <v:imagedata r:id="rId52" o:title=""/>
          </v:shape>
          <o:OLEObject Type="Embed" ProgID="Equation.DSMT4" ShapeID="_x0000_i1047" DrawAspect="Content" ObjectID="_1738239376" r:id="rId53"/>
        </w:object>
      </w:r>
      <w:r w:rsidRPr="008C0A39">
        <w:t>. UAV adjust its motion state according to the target's speed to keep tracking. During the tracking mission process, UAVs continuously update the environment information within the detection range and share the detection information with other UAVs within the communication range.</w:t>
      </w:r>
    </w:p>
    <w:p w14:paraId="6FA30002" w14:textId="21722E3F" w:rsidR="006819C6" w:rsidRPr="008C0A39" w:rsidRDefault="006819C6" w:rsidP="001E6A82">
      <w:pPr>
        <w:pStyle w:val="MDPI31text"/>
        <w:ind w:firstLineChars="200" w:firstLine="400"/>
      </w:pPr>
      <w:r w:rsidRPr="008C0A39">
        <w:t xml:space="preserve">The global objective function </w:t>
      </w:r>
      <w:r w:rsidRPr="008C0A39">
        <w:rPr>
          <w:position w:val="-10"/>
        </w:rPr>
        <w:object w:dxaOrig="580" w:dyaOrig="320" w14:anchorId="18A79244">
          <v:shape id="_x0000_i1048" type="#_x0000_t75" style="width:29.1pt;height:15.65pt" o:ole="">
            <v:imagedata r:id="rId54" o:title=""/>
          </v:shape>
          <o:OLEObject Type="Embed" ProgID="Equation.DSMT4" ShapeID="_x0000_i1048" DrawAspect="Content" ObjectID="_1738239377" r:id="rId55"/>
        </w:object>
      </w:r>
      <w:r w:rsidRPr="008C0A39">
        <w:t xml:space="preserve"> is formulated as:</w:t>
      </w:r>
    </w:p>
    <w:p w14:paraId="1A9636F9" w14:textId="695C11DA" w:rsidR="006819C6" w:rsidRPr="008C0A39" w:rsidRDefault="006819C6" w:rsidP="006819C6">
      <w:pPr>
        <w:pStyle w:val="MTDisplayEquation"/>
      </w:pPr>
      <w:r w:rsidRPr="008C0A39">
        <w:tab/>
      </w:r>
      <w:r w:rsidRPr="008C0A39">
        <w:rPr>
          <w:position w:val="-28"/>
        </w:rPr>
        <w:object w:dxaOrig="4420" w:dyaOrig="680" w14:anchorId="212922BC">
          <v:shape id="_x0000_i1049" type="#_x0000_t75" style="width:221pt;height:34.1pt" o:ole="">
            <v:imagedata r:id="rId56" o:title=""/>
          </v:shape>
          <o:OLEObject Type="Embed" ProgID="Equation.DSMT4" ShapeID="_x0000_i1049" DrawAspect="Content" ObjectID="_1738239378" r:id="rId57"/>
        </w:object>
      </w:r>
      <w:r w:rsidRPr="008C0A39">
        <w:tab/>
      </w:r>
      <w:r w:rsidRPr="008C0A39">
        <w:fldChar w:fldCharType="begin"/>
      </w:r>
      <w:r w:rsidRPr="008C0A39">
        <w:instrText xml:space="preserve"> MACROBUTTON MTPlaceRef \* MERGEFORMAT </w:instrText>
      </w:r>
      <w:r w:rsidRPr="008C0A39">
        <w:fldChar w:fldCharType="begin"/>
      </w:r>
      <w:r w:rsidRPr="008C0A39">
        <w:instrText xml:space="preserve"> SEQ MTEqn \h \* MERGEFORMAT </w:instrText>
      </w:r>
      <w:r w:rsidRPr="008C0A39">
        <w:fldChar w:fldCharType="end"/>
      </w:r>
      <w:r w:rsidRPr="008C0A39">
        <w:instrText>(</w:instrText>
      </w:r>
      <w:fldSimple w:instr=" SEQ MTEqn \c \* Arabic \* MERGEFORMAT ">
        <w:r w:rsidR="00BF3701">
          <w:rPr>
            <w:noProof/>
          </w:rPr>
          <w:instrText>11</w:instrText>
        </w:r>
      </w:fldSimple>
      <w:r w:rsidRPr="008C0A39">
        <w:instrText>)</w:instrText>
      </w:r>
      <w:r w:rsidRPr="008C0A39">
        <w:fldChar w:fldCharType="end"/>
      </w:r>
    </w:p>
    <w:p w14:paraId="4D561FC6" w14:textId="671419D0" w:rsidR="0060532B" w:rsidRPr="009F1378" w:rsidRDefault="004F22E6" w:rsidP="009F1378">
      <w:pPr>
        <w:pStyle w:val="MDPI22heading2"/>
      </w:pPr>
      <w:r w:rsidRPr="009F1378">
        <w:t>2.2 Uncertainty Map Pyramid Model of The Environment</w:t>
      </w:r>
    </w:p>
    <w:p w14:paraId="597CDA20" w14:textId="341559D0" w:rsidR="004F22E6" w:rsidRPr="008C0A39" w:rsidRDefault="004F22E6" w:rsidP="007152F6">
      <w:pPr>
        <w:pStyle w:val="MDPI31text"/>
      </w:pPr>
      <w:r w:rsidRPr="008C0A39">
        <w:t xml:space="preserve">Due to the complicity time-vary mission area, the characteristics of the target and the goal of our mission should be taken into consideration while modeling the environment, and the </w:t>
      </w:r>
      <w:r w:rsidR="001E6A82" w:rsidRPr="008C0A39">
        <w:rPr>
          <w:rFonts w:hint="eastAsia"/>
        </w:rPr>
        <w:t>initial</w:t>
      </w:r>
      <w:r w:rsidR="001E6A82" w:rsidRPr="008C0A39">
        <w:t xml:space="preserve"> </w:t>
      </w:r>
      <w:r w:rsidRPr="008C0A39">
        <w:t>motion state of targets are unknown. When targets are in stationary state, the problem can be described as a simply maximum coverage problem without consideration of the searched area. When targets are in moving state, they may move to the previously detected area. Therefore, the environment is modeled using a time varying uncertainty map [</w:t>
      </w:r>
      <w:r w:rsidRPr="008C0A39">
        <w:rPr>
          <w:rFonts w:ascii="宋体" w:eastAsia="宋体" w:hAnsi="宋体" w:cs="宋体" w:hint="eastAsia"/>
          <w:lang w:eastAsia="zh-CN"/>
        </w:rPr>
        <w:t>文献3</w:t>
      </w:r>
      <w:r w:rsidRPr="008C0A39">
        <w:rPr>
          <w:rFonts w:ascii="宋体" w:eastAsia="宋体" w:hAnsi="宋体" w:cs="宋体"/>
          <w:lang w:eastAsia="zh-CN"/>
        </w:rPr>
        <w:t>9</w:t>
      </w:r>
      <w:r w:rsidRPr="008C0A39">
        <w:t xml:space="preserve">] to ensure the UAV </w:t>
      </w:r>
      <w:r w:rsidRPr="008C0A39">
        <w:rPr>
          <w:rFonts w:ascii="TimesLTStd-Roman" w:hAnsi="TimesLTStd-Roman" w:cs="TimesLTStd-Roman"/>
          <w:lang w:eastAsia="zh-CN"/>
        </w:rPr>
        <w:t>swarm</w:t>
      </w:r>
      <w:r w:rsidRPr="008C0A39">
        <w:t xml:space="preserve"> completing the </w:t>
      </w:r>
      <w:r w:rsidRPr="008C0A39">
        <w:rPr>
          <w:rFonts w:hint="eastAsia"/>
          <w:lang w:eastAsia="zh-CN"/>
        </w:rPr>
        <w:t>task</w:t>
      </w:r>
      <w:r w:rsidRPr="008C0A39">
        <w:t xml:space="preserve"> of search and tracking of all targets. Each UAV keeps an uncertainty map </w:t>
      </w:r>
      <w:r w:rsidRPr="008C0A39">
        <w:rPr>
          <w:position w:val="-4"/>
        </w:rPr>
        <w:object w:dxaOrig="220" w:dyaOrig="240" w14:anchorId="45695608">
          <v:shape id="_x0000_i1050" type="#_x0000_t75" style="width:9.7pt;height:11.9pt" o:ole="">
            <v:imagedata r:id="rId58" o:title=""/>
            <o:lock v:ext="edit" aspectratio="f"/>
          </v:shape>
          <o:OLEObject Type="Embed" ProgID="Equation.DSMT4" ShapeID="_x0000_i1050" DrawAspect="Content" ObjectID="_1738239379" r:id="rId59"/>
        </w:object>
      </w:r>
      <w:r w:rsidRPr="008C0A39">
        <w:t xml:space="preserve"> which is divided into </w:t>
      </w:r>
      <w:r w:rsidRPr="008C0A39">
        <w:rPr>
          <w:rFonts w:hint="eastAsia"/>
        </w:rPr>
        <w:t>a</w:t>
      </w:r>
      <w:r w:rsidRPr="008C0A39">
        <w:t xml:space="preserve"> two-dimensional grid </w:t>
      </w:r>
      <w:bookmarkStart w:id="6" w:name="_Hlk56022803"/>
      <w:r w:rsidRPr="008C0A39">
        <w:rPr>
          <w:position w:val="-10"/>
        </w:rPr>
        <w:object w:dxaOrig="1440" w:dyaOrig="320" w14:anchorId="751657AA">
          <v:shape id="_x0000_i1051" type="#_x0000_t75" style="width:1in;height:15.35pt" o:ole="">
            <v:imagedata r:id="rId60" o:title=""/>
            <o:lock v:ext="edit" aspectratio="f"/>
          </v:shape>
          <o:OLEObject Type="Embed" ProgID="Equation.DSMT4" ShapeID="_x0000_i1051" DrawAspect="Content" ObjectID="_1738239380" r:id="rId61"/>
        </w:object>
      </w:r>
      <w:bookmarkEnd w:id="6"/>
      <w:r w:rsidRPr="008C0A39">
        <w:t xml:space="preserve">. According to the prior information of the </w:t>
      </w:r>
      <w:r w:rsidRPr="008C0A39">
        <w:rPr>
          <w:rFonts w:hint="eastAsia"/>
          <w:lang w:eastAsia="zh-CN"/>
        </w:rPr>
        <w:t>mission,</w:t>
      </w:r>
      <w:r w:rsidRPr="008C0A39">
        <w:rPr>
          <w:lang w:eastAsia="zh-CN"/>
        </w:rPr>
        <w:t xml:space="preserve"> </w:t>
      </w:r>
      <w:r w:rsidRPr="008C0A39">
        <w:rPr>
          <w:rFonts w:hint="eastAsia"/>
        </w:rPr>
        <w:t>w</w:t>
      </w:r>
      <w:r w:rsidRPr="008C0A39">
        <w:t>e get the information of the grid as follows:</w:t>
      </w:r>
    </w:p>
    <w:p w14:paraId="6A8F5441" w14:textId="08E1E612" w:rsidR="004F22E6" w:rsidRPr="008C0A39" w:rsidRDefault="004F22E6" w:rsidP="004F22E6">
      <w:pPr>
        <w:pStyle w:val="MTDisplayEquation"/>
      </w:pPr>
      <w:r w:rsidRPr="008C0A39">
        <w:tab/>
      </w:r>
      <w:r w:rsidRPr="008C0A39">
        <w:rPr>
          <w:position w:val="-14"/>
        </w:rPr>
        <w:object w:dxaOrig="999" w:dyaOrig="360" w14:anchorId="08D0C32E">
          <v:shape id="_x0000_i1052" type="#_x0000_t75" style="width:50.1pt;height:18.15pt" o:ole="">
            <v:imagedata r:id="rId62" o:title=""/>
          </v:shape>
          <o:OLEObject Type="Embed" ProgID="Equation.DSMT4" ShapeID="_x0000_i1052" DrawAspect="Content" ObjectID="_1738239381" r:id="rId63"/>
        </w:object>
      </w:r>
      <w:r w:rsidRPr="008C0A39">
        <w:tab/>
      </w:r>
      <w:r w:rsidRPr="008C0A39">
        <w:fldChar w:fldCharType="begin"/>
      </w:r>
      <w:r w:rsidRPr="008C0A39">
        <w:instrText xml:space="preserve"> MACROBUTTON MTPlaceRef \* MERGEFORMAT </w:instrText>
      </w:r>
      <w:r w:rsidRPr="008C0A39">
        <w:fldChar w:fldCharType="begin"/>
      </w:r>
      <w:r w:rsidRPr="008C0A39">
        <w:instrText xml:space="preserve"> SEQ MTEqn \h \* MERGEFORMAT </w:instrText>
      </w:r>
      <w:r w:rsidRPr="008C0A39">
        <w:fldChar w:fldCharType="end"/>
      </w:r>
      <w:r w:rsidRPr="008C0A39">
        <w:instrText>(</w:instrText>
      </w:r>
      <w:fldSimple w:instr=" SEQ MTEqn \c \* Arabic \* MERGEFORMAT ">
        <w:r w:rsidR="00BF3701">
          <w:rPr>
            <w:noProof/>
          </w:rPr>
          <w:instrText>12</w:instrText>
        </w:r>
      </w:fldSimple>
      <w:r w:rsidRPr="008C0A39">
        <w:instrText>)</w:instrText>
      </w:r>
      <w:r w:rsidRPr="008C0A39">
        <w:fldChar w:fldCharType="end"/>
      </w:r>
    </w:p>
    <w:p w14:paraId="4AF18F07" w14:textId="1E6DAD17" w:rsidR="00AC28D5" w:rsidRPr="008C0A39" w:rsidRDefault="004F22E6" w:rsidP="0028185E">
      <w:pPr>
        <w:pStyle w:val="MDPI31text"/>
        <w:ind w:firstLine="0"/>
        <w:rPr>
          <w:rFonts w:eastAsiaTheme="minorEastAsia"/>
          <w:color w:val="000000" w:themeColor="text1"/>
          <w:lang w:eastAsia="zh-CN"/>
        </w:rPr>
      </w:pPr>
      <w:r w:rsidRPr="008C0A39">
        <w:t xml:space="preserve">where </w:t>
      </w:r>
      <w:bookmarkStart w:id="7" w:name="_Hlk56022908"/>
      <w:r w:rsidRPr="008C0A39">
        <w:rPr>
          <w:position w:val="-10"/>
        </w:rPr>
        <w:object w:dxaOrig="1320" w:dyaOrig="320" w14:anchorId="68D2622E">
          <v:shape id="_x0000_i1053" type="#_x0000_t75" style="width:67pt;height:15.35pt" o:ole="">
            <v:imagedata r:id="rId64" o:title=""/>
            <o:lock v:ext="edit" aspectratio="f"/>
          </v:shape>
          <o:OLEObject Type="Embed" ProgID="Equation.DSMT4" ShapeID="_x0000_i1053" DrawAspect="Content" ObjectID="_1738239382" r:id="rId65"/>
        </w:object>
      </w:r>
      <w:bookmarkEnd w:id="7"/>
      <w:r w:rsidRPr="008C0A39">
        <w:t xml:space="preserve"> represents the uncertainty </w:t>
      </w:r>
      <w:r w:rsidR="0028185E" w:rsidRPr="008C0A39">
        <w:t>of</w:t>
      </w:r>
      <w:r w:rsidRPr="008C0A39">
        <w:t xml:space="preserve"> </w:t>
      </w:r>
      <w:r w:rsidR="008C0A39" w:rsidRPr="008C0A39">
        <w:t xml:space="preserve">target </w:t>
      </w:r>
      <w:r w:rsidR="008C0A39" w:rsidRPr="008C0A39">
        <w:rPr>
          <w:position w:val="-6"/>
        </w:rPr>
        <w:object w:dxaOrig="260" w:dyaOrig="220" w14:anchorId="358FFB57">
          <v:shape id="_x0000_i1054" type="#_x0000_t75" style="width:13.15pt;height:10pt" o:ole="">
            <v:imagedata r:id="rId66" o:title=""/>
          </v:shape>
          <o:OLEObject Type="Embed" ProgID="Equation.DSMT4" ShapeID="_x0000_i1054" DrawAspect="Content" ObjectID="_1738239383" r:id="rId67"/>
        </w:object>
      </w:r>
      <w:r w:rsidR="008C0A39" w:rsidRPr="008C0A39">
        <w:t xml:space="preserve">in cell </w:t>
      </w:r>
      <w:r w:rsidR="008C0A39" w:rsidRPr="008C0A39">
        <w:rPr>
          <w:position w:val="-14"/>
        </w:rPr>
        <w:object w:dxaOrig="276" w:dyaOrig="369" w14:anchorId="6FAA0029">
          <v:shape id="_x0000_i1055" type="#_x0000_t75" style="width:13.75pt;height:17.85pt" o:ole="">
            <v:imagedata r:id="rId68" o:title=""/>
          </v:shape>
          <o:OLEObject Type="Embed" ProgID="Equation.DSMT4" ShapeID="_x0000_i1055" DrawAspect="Content" ObjectID="_1738239384" r:id="rId69"/>
        </w:object>
      </w:r>
      <w:r w:rsidRPr="008C0A39">
        <w:t xml:space="preserve"> at time </w:t>
      </w:r>
      <w:r w:rsidRPr="008C0A39">
        <w:rPr>
          <w:position w:val="-6"/>
        </w:rPr>
        <w:object w:dxaOrig="138" w:dyaOrig="230" w14:anchorId="26DF712C">
          <v:shape id="_x0000_i1056" type="#_x0000_t75" style="width:7.5pt;height:10.65pt" o:ole="">
            <v:imagedata r:id="rId70" o:title=""/>
          </v:shape>
          <o:OLEObject Type="Embed" ProgID="Equation.DSMT4" ShapeID="_x0000_i1056" DrawAspect="Content" ObjectID="_1738239385" r:id="rId71"/>
        </w:object>
      </w:r>
      <w:r w:rsidR="008C0A39" w:rsidRPr="008C0A39">
        <w:t>.</w:t>
      </w:r>
      <w:r w:rsidR="0028185E" w:rsidRPr="008C0A39">
        <w:t xml:space="preserve">  </w:t>
      </w:r>
      <w:r w:rsidR="008C0A39" w:rsidRPr="008C0A39">
        <w:rPr>
          <w:position w:val="-10"/>
        </w:rPr>
        <w:object w:dxaOrig="1040" w:dyaOrig="340" w14:anchorId="650564E5">
          <v:shape id="_x0000_i1057" type="#_x0000_t75" style="width:52.6pt;height:16.3pt" o:ole="">
            <v:imagedata r:id="rId72" o:title=""/>
            <o:lock v:ext="edit" aspectratio="f"/>
          </v:shape>
          <o:OLEObject Type="Embed" ProgID="Equation.DSMT4" ShapeID="_x0000_i1057" DrawAspect="Content" ObjectID="_1738239386" r:id="rId73"/>
        </w:object>
      </w:r>
      <w:r w:rsidRPr="008C0A39">
        <w:t>is the coordinate of the grid</w:t>
      </w:r>
      <w:r w:rsidRPr="008C0A39">
        <w:rPr>
          <w:rFonts w:hint="eastAsia"/>
        </w:rPr>
        <w:t>.</w:t>
      </w:r>
      <w:r w:rsidRPr="008C0A39">
        <w:t xml:space="preserve"> The uncertainty of a grid indicates </w:t>
      </w:r>
      <w:r w:rsidR="00954F52" w:rsidRPr="008C0A39">
        <w:t>its</w:t>
      </w:r>
      <w:r w:rsidRPr="008C0A39">
        <w:t xml:space="preserve"> probability of a hid</w:t>
      </w:r>
      <w:r w:rsidR="00954F52" w:rsidRPr="008C0A39">
        <w:t>ing a</w:t>
      </w:r>
      <w:r w:rsidRPr="008C0A39">
        <w:t xml:space="preserve"> target</w:t>
      </w:r>
      <w:r w:rsidR="00954F52" w:rsidRPr="008C0A39">
        <w:t>, which</w:t>
      </w:r>
      <w:r w:rsidRPr="008C0A39">
        <w:t xml:space="preserve"> depends on how long it</w:t>
      </w:r>
      <w:r w:rsidR="00954F52" w:rsidRPr="008C0A39">
        <w:t xml:space="preserve"> has</w:t>
      </w:r>
      <w:r w:rsidRPr="008C0A39">
        <w:t xml:space="preserve"> been since </w:t>
      </w:r>
      <w:r w:rsidR="00954F52" w:rsidRPr="008C0A39">
        <w:t>it was last detected</w:t>
      </w:r>
      <w:r w:rsidRPr="008C0A39">
        <w:t xml:space="preserve"> and the prior mobility of target</w:t>
      </w:r>
      <w:r w:rsidRPr="008C0A39">
        <w:rPr>
          <w:rFonts w:hint="eastAsia"/>
          <w:color w:val="000000" w:themeColor="text1"/>
          <w:lang w:eastAsia="zh-CN"/>
        </w:rPr>
        <w:t>:</w:t>
      </w:r>
    </w:p>
    <w:p w14:paraId="5B6A6101" w14:textId="6042B1E8" w:rsidR="004F22E6" w:rsidRPr="008C0A39" w:rsidRDefault="004F22E6" w:rsidP="00E15B20">
      <w:pPr>
        <w:pStyle w:val="MTDisplayEquation"/>
        <w:ind w:left="0" w:firstLine="0"/>
      </w:pPr>
      <w:r w:rsidRPr="008C0A39">
        <w:tab/>
      </w:r>
      <w:r w:rsidRPr="008C0A39">
        <w:rPr>
          <w:position w:val="-10"/>
        </w:rPr>
        <w:object w:dxaOrig="1100" w:dyaOrig="340" w14:anchorId="7655F2CE">
          <v:shape id="_x0000_i1058" type="#_x0000_t75" style="width:55.4pt;height:16.6pt" o:ole="">
            <v:imagedata r:id="rId74" o:title=""/>
          </v:shape>
          <o:OLEObject Type="Embed" ProgID="Equation.DSMT4" ShapeID="_x0000_i1058" DrawAspect="Content" ObjectID="_1738239387" r:id="rId75"/>
        </w:object>
      </w:r>
      <w:r w:rsidRPr="008C0A39">
        <w:tab/>
      </w:r>
      <w:r w:rsidRPr="008C0A39">
        <w:fldChar w:fldCharType="begin"/>
      </w:r>
      <w:r w:rsidRPr="008C0A39">
        <w:instrText xml:space="preserve"> MACROBUTTON MTPlaceRef \* MERGEFORMAT </w:instrText>
      </w:r>
      <w:r w:rsidRPr="008C0A39">
        <w:fldChar w:fldCharType="begin"/>
      </w:r>
      <w:r w:rsidRPr="008C0A39">
        <w:instrText xml:space="preserve"> SEQ MTEqn \h \* MERGEFORMAT </w:instrText>
      </w:r>
      <w:r w:rsidRPr="008C0A39">
        <w:fldChar w:fldCharType="end"/>
      </w:r>
      <w:r w:rsidRPr="008C0A39">
        <w:instrText>(</w:instrText>
      </w:r>
      <w:fldSimple w:instr=" SEQ MTEqn \c \* Arabic \* MERGEFORMAT ">
        <w:r w:rsidR="00BF3701">
          <w:rPr>
            <w:noProof/>
          </w:rPr>
          <w:instrText>13</w:instrText>
        </w:r>
      </w:fldSimple>
      <w:r w:rsidRPr="008C0A39">
        <w:instrText>)</w:instrText>
      </w:r>
      <w:r w:rsidRPr="008C0A39">
        <w:fldChar w:fldCharType="end"/>
      </w:r>
    </w:p>
    <w:p w14:paraId="0573BEFB" w14:textId="176AD559" w:rsidR="004F22E6" w:rsidRPr="008C0A39" w:rsidRDefault="004F22E6" w:rsidP="00790454">
      <w:pPr>
        <w:pStyle w:val="MDPI31text"/>
        <w:ind w:firstLine="0"/>
      </w:pPr>
      <w:r w:rsidRPr="008C0A39">
        <w:t xml:space="preserve">where </w:t>
      </w:r>
      <w:r w:rsidRPr="008C0A39">
        <w:rPr>
          <w:position w:val="-6"/>
        </w:rPr>
        <w:object w:dxaOrig="161" w:dyaOrig="276" w14:anchorId="24FD4A7C">
          <v:shape id="_x0000_i1059" type="#_x0000_t75" style="width:7.85pt;height:13.75pt" o:ole="">
            <v:imagedata r:id="rId76" o:title=""/>
          </v:shape>
          <o:OLEObject Type="Embed" ProgID="Equation.DSMT4" ShapeID="_x0000_i1059" DrawAspect="Content" ObjectID="_1738239388" r:id="rId77"/>
        </w:object>
      </w:r>
      <w:r w:rsidRPr="008C0A39">
        <w:t xml:space="preserve"> is the time elapsed from the last time it was searched</w:t>
      </w:r>
      <w:r w:rsidRPr="008C0A39">
        <w:rPr>
          <w:rFonts w:hint="eastAsia"/>
        </w:rPr>
        <w:t>.</w:t>
      </w:r>
      <w:r w:rsidRPr="008C0A39">
        <w:t xml:space="preserve"> When </w:t>
      </w:r>
      <w:r w:rsidRPr="008C0A39">
        <w:rPr>
          <w:position w:val="-6"/>
        </w:rPr>
        <w:object w:dxaOrig="499" w:dyaOrig="279" w14:anchorId="255A5E2B">
          <v:shape id="_x0000_i1060" type="#_x0000_t75" style="width:25.05pt;height:14.1pt" o:ole="">
            <v:imagedata r:id="rId78" o:title=""/>
          </v:shape>
          <o:OLEObject Type="Embed" ProgID="Equation.DSMT4" ShapeID="_x0000_i1060" DrawAspect="Content" ObjectID="_1738239389" r:id="rId79"/>
        </w:object>
      </w:r>
      <w:r w:rsidRPr="008C0A39">
        <w:t xml:space="preserve">, it means that the grid is within the current detection radius of the UAV, </w:t>
      </w:r>
      <w:r w:rsidR="00E15B20" w:rsidRPr="008C0A39">
        <w:t>and</w:t>
      </w:r>
      <w:r w:rsidRPr="008C0A39">
        <w:t xml:space="preserve"> the uncertainty of the grid is zero. The uncertainty of the grid increases </w:t>
      </w:r>
      <w:r w:rsidR="00E15B20" w:rsidRPr="008C0A39">
        <w:t>with</w:t>
      </w:r>
      <w:r w:rsidRPr="008C0A39">
        <w:t xml:space="preserve"> time and </w:t>
      </w:r>
      <w:r w:rsidR="00E15B20" w:rsidRPr="008C0A39">
        <w:t>the rate of change</w:t>
      </w:r>
      <w:r w:rsidRPr="008C0A39">
        <w:t xml:space="preserve"> is determined by the memory factor </w:t>
      </w:r>
      <w:r w:rsidRPr="008C0A39">
        <w:rPr>
          <w:position w:val="-12"/>
        </w:rPr>
        <w:object w:dxaOrig="240" w:dyaOrig="360" w14:anchorId="5DA8E614">
          <v:shape id="_x0000_i1061" type="#_x0000_t75" style="width:13.15pt;height:18.15pt" o:ole="">
            <v:imagedata r:id="rId80" o:title=""/>
          </v:shape>
          <o:OLEObject Type="Embed" ProgID="Equation.DSMT4" ShapeID="_x0000_i1061" DrawAspect="Content" ObjectID="_1738239390" r:id="rId81"/>
        </w:object>
      </w:r>
      <w:r w:rsidRPr="008C0A39">
        <w:t xml:space="preserve">which </w:t>
      </w:r>
      <w:r w:rsidRPr="008C0A39">
        <w:rPr>
          <w:rFonts w:hint="eastAsia"/>
          <w:lang w:eastAsia="zh-CN"/>
        </w:rPr>
        <w:t>depends</w:t>
      </w:r>
      <w:r w:rsidRPr="008C0A39">
        <w:t xml:space="preserve"> on the prior velocity </w:t>
      </w:r>
      <w:r w:rsidRPr="008C0A39">
        <w:rPr>
          <w:position w:val="-6"/>
        </w:rPr>
        <w:object w:dxaOrig="180" w:dyaOrig="220" w14:anchorId="338F7B1D">
          <v:shape id="_x0000_i1062" type="#_x0000_t75" style="width:9.7pt;height:10.95pt" o:ole="">
            <v:imagedata r:id="rId82" o:title=""/>
          </v:shape>
          <o:OLEObject Type="Embed" ProgID="Equation.DSMT4" ShapeID="_x0000_i1062" DrawAspect="Content" ObjectID="_1738239391" r:id="rId83"/>
        </w:object>
      </w:r>
      <w:r w:rsidR="00790454">
        <w:t xml:space="preserve"> </w:t>
      </w:r>
      <w:r w:rsidRPr="008C0A39">
        <w:t>of target</w:t>
      </w:r>
      <w:r w:rsidRPr="008C0A39">
        <w:rPr>
          <w:lang w:eastAsia="zh-CN"/>
        </w:rPr>
        <w:t>.</w:t>
      </w:r>
      <w:r w:rsidRPr="008C0A39">
        <w:t xml:space="preserve"> For a single UAV, its uncertainty map is shown in </w:t>
      </w:r>
      <w:r w:rsidR="00F76F05" w:rsidRPr="008C0A39">
        <w:fldChar w:fldCharType="begin"/>
      </w:r>
      <w:r w:rsidR="00F76F05" w:rsidRPr="008C0A39">
        <w:instrText xml:space="preserve"> REF _Ref124858361 \h </w:instrText>
      </w:r>
      <w:r w:rsidR="008C0A39">
        <w:instrText xml:space="preserve"> \* MERGEFORMAT </w:instrText>
      </w:r>
      <w:r w:rsidR="00F76F05" w:rsidRPr="008C0A39">
        <w:fldChar w:fldCharType="separate"/>
      </w:r>
      <w:r w:rsidR="00BF3701">
        <w:rPr>
          <w:rFonts w:eastAsia="宋体" w:hint="eastAsia"/>
          <w:b/>
          <w:bCs/>
          <w:lang w:eastAsia="zh-CN"/>
        </w:rPr>
        <w:t>错误</w:t>
      </w:r>
      <w:r w:rsidR="00BF3701">
        <w:rPr>
          <w:rFonts w:eastAsia="宋体" w:hint="eastAsia"/>
          <w:b/>
          <w:bCs/>
          <w:lang w:eastAsia="zh-CN"/>
        </w:rPr>
        <w:t>!</w:t>
      </w:r>
      <w:r w:rsidR="00BF3701">
        <w:rPr>
          <w:rFonts w:eastAsia="宋体" w:hint="eastAsia"/>
          <w:b/>
          <w:bCs/>
          <w:lang w:eastAsia="zh-CN"/>
        </w:rPr>
        <w:t>未找到引用源。</w:t>
      </w:r>
      <w:r w:rsidR="00F76F05" w:rsidRPr="008C0A39">
        <w:fldChar w:fldCharType="end"/>
      </w:r>
      <w:r w:rsidR="00F76F05" w:rsidRPr="008C0A39">
        <w:t xml:space="preserve"> </w:t>
      </w:r>
      <w:r w:rsidRPr="008C0A39">
        <w:t xml:space="preserve">after a period time. At the beginning, the whole area </w:t>
      </w:r>
      <w:r w:rsidR="00E15B20" w:rsidRPr="008C0A39">
        <w:t>is not</w:t>
      </w:r>
      <w:r w:rsidRPr="008C0A39">
        <w:t xml:space="preserve"> detected and the uncertainty </w:t>
      </w:r>
      <w:r w:rsidR="00E15B20" w:rsidRPr="008C0A39">
        <w:t>is</w:t>
      </w:r>
      <w:r w:rsidRPr="008C0A39">
        <w:t xml:space="preserve"> high. The process of searching the map by UAV </w:t>
      </w:r>
      <w:r w:rsidRPr="008C0A39">
        <w:rPr>
          <w:rFonts w:hint="eastAsia"/>
          <w:lang w:eastAsia="zh-CN"/>
        </w:rPr>
        <w:t>swarm</w:t>
      </w:r>
      <w:r w:rsidRPr="008C0A39">
        <w:t xml:space="preserve"> </w:t>
      </w:r>
      <w:r w:rsidR="00E15B20" w:rsidRPr="008C0A39">
        <w:t>is</w:t>
      </w:r>
      <w:r w:rsidRPr="008C0A39">
        <w:t xml:space="preserve"> to </w:t>
      </w:r>
      <w:r w:rsidR="00E15B20" w:rsidRPr="008C0A39">
        <w:t>turn the uncertainty in the map into certainty</w:t>
      </w:r>
      <w:r w:rsidRPr="008C0A39">
        <w:t>.</w:t>
      </w:r>
    </w:p>
    <w:p w14:paraId="368E8E23" w14:textId="77777777" w:rsidR="00CA1C8D" w:rsidRPr="008C0A39" w:rsidRDefault="00E15B20" w:rsidP="00CA1C8D">
      <w:pPr>
        <w:pStyle w:val="MDPI52figure"/>
        <w:keepNext/>
      </w:pPr>
      <w:r w:rsidRPr="008C0A39">
        <w:rPr>
          <w:noProof/>
        </w:rPr>
        <w:lastRenderedPageBreak/>
        <w:drawing>
          <wp:inline distT="0" distB="0" distL="0" distR="0" wp14:anchorId="6471F5BD" wp14:editId="3D9AB5C9">
            <wp:extent cx="3315729" cy="259572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22863" cy="2601309"/>
                    </a:xfrm>
                    <a:prstGeom prst="rect">
                      <a:avLst/>
                    </a:prstGeom>
                    <a:noFill/>
                  </pic:spPr>
                </pic:pic>
              </a:graphicData>
            </a:graphic>
          </wp:inline>
        </w:drawing>
      </w:r>
    </w:p>
    <w:p w14:paraId="1D43AF13" w14:textId="1B09DF08" w:rsidR="00CA1C8D" w:rsidRPr="008C0A39" w:rsidRDefault="00CA1C8D" w:rsidP="00CA1C8D">
      <w:pPr>
        <w:pStyle w:val="MDPI51figurecaption"/>
      </w:pPr>
      <w:r w:rsidRPr="008C0A39">
        <w:rPr>
          <w:b/>
          <w:bCs/>
        </w:rPr>
        <w:t xml:space="preserve">Figure </w:t>
      </w:r>
      <w:r w:rsidRPr="008C0A39">
        <w:rPr>
          <w:b/>
          <w:bCs/>
        </w:rPr>
        <w:fldChar w:fldCharType="begin"/>
      </w:r>
      <w:r w:rsidRPr="008C0A39">
        <w:rPr>
          <w:b/>
          <w:bCs/>
        </w:rPr>
        <w:instrText xml:space="preserve"> SEQ Figure \* ARABIC </w:instrText>
      </w:r>
      <w:r w:rsidRPr="008C0A39">
        <w:rPr>
          <w:b/>
          <w:bCs/>
        </w:rPr>
        <w:fldChar w:fldCharType="separate"/>
      </w:r>
      <w:r w:rsidR="00BF3701">
        <w:rPr>
          <w:b/>
          <w:bCs/>
          <w:noProof/>
        </w:rPr>
        <w:t>2</w:t>
      </w:r>
      <w:r w:rsidRPr="008C0A39">
        <w:rPr>
          <w:b/>
          <w:bCs/>
        </w:rPr>
        <w:fldChar w:fldCharType="end"/>
      </w:r>
      <w:r w:rsidRPr="008C0A39">
        <w:rPr>
          <w:b/>
          <w:bCs/>
        </w:rPr>
        <w:t>.</w:t>
      </w:r>
      <w:r w:rsidRPr="008C0A39">
        <w:t xml:space="preserve"> Uncertainty grid map of a single UAV</w:t>
      </w:r>
    </w:p>
    <w:p w14:paraId="21502E17" w14:textId="77777777" w:rsidR="00597023" w:rsidRPr="008C0A39" w:rsidRDefault="00252CFC" w:rsidP="00CA1C8D">
      <w:pPr>
        <w:pStyle w:val="MDPI31text"/>
      </w:pPr>
      <w:r w:rsidRPr="008C0A39">
        <w:rPr>
          <w:rFonts w:hint="eastAsia"/>
        </w:rPr>
        <w:t>A</w:t>
      </w:r>
      <w:r w:rsidRPr="008C0A39">
        <w:t xml:space="preserve"> single </w:t>
      </w:r>
      <w:r w:rsidR="00F12603" w:rsidRPr="008C0A39">
        <w:t>level</w:t>
      </w:r>
      <w:r w:rsidRPr="008C0A39">
        <w:t xml:space="preserve"> of uncertainty map is not </w:t>
      </w:r>
      <w:r w:rsidR="00F12603" w:rsidRPr="008C0A39">
        <w:t>sufficient</w:t>
      </w:r>
      <w:r w:rsidRPr="008C0A39">
        <w:t xml:space="preserve"> to represent the whole information of the mission area</w:t>
      </w:r>
      <w:r w:rsidRPr="008C0A39">
        <w:rPr>
          <w:rFonts w:hint="eastAsia"/>
        </w:rPr>
        <w:t>.</w:t>
      </w:r>
      <w:r w:rsidRPr="008C0A39">
        <w:t xml:space="preserve"> Information at different scales also contributes to the understanding of the environment. Aiming to get a larger global view, </w:t>
      </w:r>
      <w:r w:rsidR="00F12603" w:rsidRPr="008C0A39">
        <w:t>the</w:t>
      </w:r>
      <w:r w:rsidRPr="008C0A39">
        <w:t xml:space="preserve"> image pyramid</w:t>
      </w:r>
      <w:r w:rsidR="00F12603" w:rsidRPr="008C0A39">
        <w:t>s</w:t>
      </w:r>
      <w:r w:rsidRPr="008C0A39">
        <w:t xml:space="preserve"> </w:t>
      </w:r>
      <w:r w:rsidR="00F12603" w:rsidRPr="008C0A39">
        <w:t>initially</w:t>
      </w:r>
      <w:r w:rsidRPr="008C0A39">
        <w:t xml:space="preserve"> used </w:t>
      </w:r>
      <w:r w:rsidR="00F12603" w:rsidRPr="008C0A39">
        <w:t>in</w:t>
      </w:r>
      <w:r w:rsidRPr="008C0A39">
        <w:t xml:space="preserve"> computer vision is a series of images arranged in a pyramid shape with gradually </w:t>
      </w:r>
      <w:r w:rsidR="00F12603" w:rsidRPr="008C0A39">
        <w:t>decreasing</w:t>
      </w:r>
      <w:r w:rsidRPr="008C0A39">
        <w:t xml:space="preserve"> resolution</w:t>
      </w:r>
      <w:r w:rsidR="00F12603" w:rsidRPr="008C0A39">
        <w:t xml:space="preserve"> </w:t>
      </w:r>
      <w:r w:rsidRPr="008C0A39">
        <w:t xml:space="preserve">from the same original image. In some image processing algorithms, the multi-resolution operation of image pyramid can avoid falling into local points and enhance the robustness. The multi-resolution operation is also applied in grid map of geographic information system to speed up the display of grid data. </w:t>
      </w:r>
    </w:p>
    <w:p w14:paraId="350A75CF" w14:textId="083987B4" w:rsidR="00252CFC" w:rsidRPr="008C0A39" w:rsidRDefault="00252CFC" w:rsidP="00C54AFD">
      <w:pPr>
        <w:pStyle w:val="MDPI31text"/>
      </w:pPr>
      <w:r w:rsidRPr="008C0A39">
        <w:t xml:space="preserve">Inspired by its successful use in computer vision, </w:t>
      </w:r>
      <w:r w:rsidR="00790454">
        <w:t>a</w:t>
      </w:r>
      <w:r w:rsidRPr="008C0A39">
        <w:t xml:space="preserve"> map pyramid is constructed for a better understanding of the mission area. </w:t>
      </w:r>
      <w:r w:rsidR="00790454">
        <w:t>The</w:t>
      </w:r>
      <w:r w:rsidR="00597023" w:rsidRPr="008C0A39">
        <w:t xml:space="preserve"> map pyramid is a multi-scale representation in maps, which is an effective structure with simple concepts to interpret maps with multiple resolutions for better understanding of the task area, avoiding falling into local points and enhancing robustness.</w:t>
      </w:r>
      <w:r w:rsidR="00C54AFD" w:rsidRPr="008C0A39">
        <w:rPr>
          <w:rFonts w:eastAsiaTheme="minorEastAsia" w:hint="eastAsia"/>
          <w:lang w:eastAsia="zh-CN"/>
        </w:rPr>
        <w:t xml:space="preserve"> </w:t>
      </w:r>
      <w:r w:rsidRPr="008C0A39">
        <w:t>The</w:t>
      </w:r>
      <w:r w:rsidR="00597023" w:rsidRPr="008C0A39">
        <w:t xml:space="preserve"> best-know</w:t>
      </w:r>
      <w:r w:rsidRPr="008C0A39">
        <w:t xml:space="preserve"> hierarchical structures are the Gaussian</w:t>
      </w:r>
      <w:r w:rsidRPr="008C0A39">
        <w:rPr>
          <w:rFonts w:ascii="宋体" w:eastAsia="宋体" w:hAnsi="宋体" w:cs="宋体" w:hint="eastAsia"/>
          <w:lang w:eastAsia="zh-CN"/>
        </w:rPr>
        <w:t>[文献4</w:t>
      </w:r>
      <w:r w:rsidRPr="008C0A39">
        <w:rPr>
          <w:rFonts w:ascii="宋体" w:eastAsia="宋体" w:hAnsi="宋体" w:cs="宋体"/>
          <w:lang w:eastAsia="zh-CN"/>
        </w:rPr>
        <w:t>0]</w:t>
      </w:r>
      <w:r w:rsidRPr="008C0A39">
        <w:t xml:space="preserve"> and Laplacian pyramids</w:t>
      </w:r>
      <w:r w:rsidRPr="008C0A39">
        <w:rPr>
          <w:rFonts w:ascii="宋体" w:eastAsia="宋体" w:hAnsi="宋体" w:cs="宋体" w:hint="eastAsia"/>
          <w:lang w:eastAsia="zh-CN"/>
        </w:rPr>
        <w:t>[文献4</w:t>
      </w:r>
      <w:r w:rsidRPr="008C0A39">
        <w:rPr>
          <w:rFonts w:ascii="宋体" w:eastAsia="宋体" w:hAnsi="宋体" w:cs="宋体"/>
          <w:lang w:eastAsia="zh-CN"/>
        </w:rPr>
        <w:t>1].</w:t>
      </w:r>
      <w:r w:rsidRPr="008C0A39">
        <w:t xml:space="preserve"> </w:t>
      </w:r>
      <w:r w:rsidR="00597023" w:rsidRPr="008C0A39">
        <w:t>The pyramid model is one of the most intuitive multiscale descriptions of the signal and generally consists of two steps:</w:t>
      </w:r>
      <w:r w:rsidRPr="008C0A39">
        <w:t xml:space="preserve"> </w:t>
      </w:r>
      <w:r w:rsidR="00C54AFD" w:rsidRPr="008C0A39">
        <w:t>first, the map is smoothed by a Gaussian filter, and then the smoothed map is sampled or interpolated to obtain a sequence of scaled-down or scaled-up maps, as shown</w:t>
      </w:r>
      <w:r w:rsidRPr="008C0A39">
        <w:t xml:space="preserve"> in</w:t>
      </w:r>
      <w:r w:rsidR="00CA1C8D" w:rsidRPr="008C0A39">
        <w:t xml:space="preserve"> </w:t>
      </w:r>
      <w:r w:rsidR="00CA1C8D" w:rsidRPr="008C0A39">
        <w:fldChar w:fldCharType="begin"/>
      </w:r>
      <w:r w:rsidR="00CA1C8D" w:rsidRPr="008C0A39">
        <w:instrText xml:space="preserve"> REF _Ref124862561 \h </w:instrText>
      </w:r>
      <w:r w:rsidR="00CA1C8D" w:rsidRPr="008C0A39">
        <w:fldChar w:fldCharType="separate"/>
      </w:r>
      <w:r w:rsidR="00BF3701" w:rsidRPr="008C0A39">
        <w:rPr>
          <w:b/>
          <w:bCs/>
        </w:rPr>
        <w:t xml:space="preserve">Figure </w:t>
      </w:r>
      <w:r w:rsidR="00BF3701">
        <w:rPr>
          <w:b/>
          <w:bCs/>
          <w:noProof/>
        </w:rPr>
        <w:t>3</w:t>
      </w:r>
      <w:r w:rsidR="00CA1C8D" w:rsidRPr="008C0A39">
        <w:fldChar w:fldCharType="end"/>
      </w:r>
      <w:r w:rsidRPr="008C0A39">
        <w:t xml:space="preserve">. </w:t>
      </w:r>
      <w:r w:rsidR="00C54AFD" w:rsidRPr="008C0A39">
        <w:t>Each level of map in the sequence is the result of sampling every other row and column down after Gaussian filtering of the previous level of map</w:t>
      </w:r>
      <w:r w:rsidRPr="008C0A39">
        <w:t>. That is</w:t>
      </w:r>
      <w:r w:rsidRPr="008C0A39">
        <w:rPr>
          <w:rFonts w:hint="eastAsia"/>
          <w:lang w:eastAsia="zh-CN"/>
        </w:rPr>
        <w:t>,</w:t>
      </w:r>
    </w:p>
    <w:p w14:paraId="5A1D3CB4" w14:textId="50A127EF" w:rsidR="00252CFC" w:rsidRPr="008C0A39" w:rsidRDefault="00252CFC" w:rsidP="00252CFC">
      <w:pPr>
        <w:pStyle w:val="MTDisplayEquation"/>
      </w:pPr>
      <w:r w:rsidRPr="008C0A39">
        <w:tab/>
      </w:r>
      <w:r w:rsidRPr="008C0A39">
        <w:rPr>
          <w:position w:val="-28"/>
        </w:rPr>
        <w:object w:dxaOrig="4420" w:dyaOrig="680" w14:anchorId="5CC2CA04">
          <v:shape id="_x0000_i1063" type="#_x0000_t75" style="width:221pt;height:34.1pt" o:ole="">
            <v:imagedata r:id="rId85" o:title=""/>
          </v:shape>
          <o:OLEObject Type="Embed" ProgID="Equation.DSMT4" ShapeID="_x0000_i1063" DrawAspect="Content" ObjectID="_1738239392" r:id="rId86"/>
        </w:object>
      </w:r>
      <w:r w:rsidRPr="008C0A39">
        <w:tab/>
      </w:r>
      <w:r w:rsidRPr="008C0A39">
        <w:fldChar w:fldCharType="begin"/>
      </w:r>
      <w:r w:rsidRPr="008C0A39">
        <w:instrText xml:space="preserve"> MACROBUTTON MTPlaceRef \* MERGEFORMAT </w:instrText>
      </w:r>
      <w:r w:rsidRPr="008C0A39">
        <w:fldChar w:fldCharType="begin"/>
      </w:r>
      <w:r w:rsidRPr="008C0A39">
        <w:instrText xml:space="preserve"> SEQ MTEqn \h \* MERGEFORMAT </w:instrText>
      </w:r>
      <w:r w:rsidRPr="008C0A39">
        <w:fldChar w:fldCharType="end"/>
      </w:r>
      <w:r w:rsidRPr="008C0A39">
        <w:instrText>(</w:instrText>
      </w:r>
      <w:fldSimple w:instr=" SEQ MTEqn \c \* Arabic \* MERGEFORMAT ">
        <w:r w:rsidR="00BF3701">
          <w:rPr>
            <w:noProof/>
          </w:rPr>
          <w:instrText>14</w:instrText>
        </w:r>
      </w:fldSimple>
      <w:r w:rsidRPr="008C0A39">
        <w:instrText>)</w:instrText>
      </w:r>
      <w:r w:rsidRPr="008C0A39">
        <w:fldChar w:fldCharType="end"/>
      </w:r>
    </w:p>
    <w:p w14:paraId="0204A4E6" w14:textId="3450A0F9" w:rsidR="00252CFC" w:rsidRPr="008C0A39" w:rsidRDefault="00252CFC" w:rsidP="00C54AFD">
      <w:pPr>
        <w:pStyle w:val="MDPI31text"/>
        <w:ind w:firstLine="0"/>
      </w:pPr>
      <w:r w:rsidRPr="008C0A39">
        <w:t>w</w:t>
      </w:r>
      <w:r w:rsidRPr="008C0A39">
        <w:rPr>
          <w:rFonts w:hint="eastAsia"/>
        </w:rPr>
        <w:t>here</w:t>
      </w:r>
      <w:r w:rsidRPr="008C0A39">
        <w:t xml:space="preserve">, </w:t>
      </w:r>
      <w:r w:rsidRPr="008C0A39">
        <w:rPr>
          <w:position w:val="-12"/>
        </w:rPr>
        <w:object w:dxaOrig="864" w:dyaOrig="369" w14:anchorId="300B5585">
          <v:shape id="_x0000_i1064" type="#_x0000_t75" style="width:43.2pt;height:17.85pt" o:ole="">
            <v:imagedata r:id="rId87" o:title=""/>
          </v:shape>
          <o:OLEObject Type="Embed" ProgID="Equation.DSMT4" ShapeID="_x0000_i1064" DrawAspect="Content" ObjectID="_1738239393" r:id="rId88"/>
        </w:object>
      </w:r>
      <w:r w:rsidRPr="008C0A39">
        <w:t xml:space="preserve"> is the map of the K-layer Gaussian pyramid</w:t>
      </w:r>
      <w:r w:rsidRPr="008C0A39">
        <w:rPr>
          <w:rFonts w:hint="eastAsia"/>
        </w:rPr>
        <w:t>;</w:t>
      </w:r>
      <w:r w:rsidRPr="008C0A39">
        <w:t xml:space="preserve"> </w:t>
      </w:r>
      <w:r w:rsidRPr="008C0A39">
        <w:rPr>
          <w:position w:val="-12"/>
        </w:rPr>
        <w:object w:dxaOrig="300" w:dyaOrig="369" w14:anchorId="3DDCA123">
          <v:shape id="_x0000_i1065" type="#_x0000_t75" style="width:15.05pt;height:17.85pt" o:ole="">
            <v:imagedata r:id="rId89" o:title=""/>
          </v:shape>
          <o:OLEObject Type="Embed" ProgID="Equation.DSMT4" ShapeID="_x0000_i1065" DrawAspect="Content" ObjectID="_1738239394" r:id="rId90"/>
        </w:object>
      </w:r>
      <w:r w:rsidRPr="008C0A39">
        <w:t xml:space="preserve"> is the original map as the lower layer of the Gaussian pyramid; </w:t>
      </w:r>
      <w:r w:rsidRPr="008C0A39">
        <w:rPr>
          <w:position w:val="-10"/>
        </w:rPr>
        <w:object w:dxaOrig="2039" w:dyaOrig="369" w14:anchorId="541EA30A">
          <v:shape id="_x0000_i1066" type="#_x0000_t75" style="width:102.05pt;height:17.85pt" o:ole="">
            <v:imagedata r:id="rId91" o:title=""/>
          </v:shape>
          <o:OLEObject Type="Embed" ProgID="Equation.DSMT4" ShapeID="_x0000_i1066" DrawAspect="Content" ObjectID="_1738239395" r:id="rId92"/>
        </w:object>
      </w:r>
      <w:r w:rsidRPr="008C0A39">
        <w:t xml:space="preserve"> is a </w:t>
      </w:r>
      <w:r w:rsidRPr="008C0A39">
        <w:rPr>
          <w:position w:val="-6"/>
        </w:rPr>
        <w:object w:dxaOrig="461" w:dyaOrig="276" w14:anchorId="3661A2FB">
          <v:shape id="_x0000_i1067" type="#_x0000_t75" style="width:23.8pt;height:13.75pt" o:ole="">
            <v:imagedata r:id="rId93" o:title=""/>
          </v:shape>
          <o:OLEObject Type="Embed" ProgID="Equation.DSMT4" ShapeID="_x0000_i1067" DrawAspect="Content" ObjectID="_1738239396" r:id="rId94"/>
        </w:object>
      </w:r>
      <w:r w:rsidRPr="008C0A39">
        <w:t xml:space="preserve"> window function with low-pass property. </w:t>
      </w:r>
      <w:r w:rsidRPr="008C0A39">
        <w:rPr>
          <w:position w:val="-10"/>
        </w:rPr>
        <w:object w:dxaOrig="499" w:dyaOrig="320" w14:anchorId="5AB643AF">
          <v:shape id="_x0000_i1068" type="#_x0000_t75" style="width:25.05pt;height:16.6pt" o:ole="">
            <v:imagedata r:id="rId95" o:title=""/>
          </v:shape>
          <o:OLEObject Type="Embed" ProgID="Equation.DSMT4" ShapeID="_x0000_i1068" DrawAspect="Content" ObjectID="_1738239397" r:id="rId96"/>
        </w:object>
      </w:r>
      <w:r w:rsidRPr="008C0A39">
        <w:t xml:space="preserve"> is the Gaussian density distribution function</w:t>
      </w:r>
      <w:r w:rsidR="00C54AFD" w:rsidRPr="008C0A39">
        <w:t xml:space="preserve"> </w:t>
      </w:r>
      <w:r w:rsidRPr="008C0A39">
        <w:t xml:space="preserve">which satisfies the constraints: normalization, symmetry, </w:t>
      </w:r>
      <w:r w:rsidR="00C54AFD" w:rsidRPr="008C0A39">
        <w:t>parity term</w:t>
      </w:r>
      <w:r w:rsidRPr="008C0A39">
        <w:t xml:space="preserve"> and other contribution terms, then the window function </w:t>
      </w:r>
      <w:r w:rsidRPr="008C0A39">
        <w:rPr>
          <w:position w:val="-10"/>
        </w:rPr>
        <w:object w:dxaOrig="806" w:dyaOrig="369" w14:anchorId="1D4F7BE0">
          <v:shape id="_x0000_i1069" type="#_x0000_t75" style="width:39.75pt;height:17.85pt" o:ole="">
            <v:imagedata r:id="rId97" o:title=""/>
          </v:shape>
          <o:OLEObject Type="Embed" ProgID="Equation.DSMT4" ShapeID="_x0000_i1069" DrawAspect="Content" ObjectID="_1738239398" r:id="rId98"/>
        </w:object>
      </w:r>
      <w:r w:rsidRPr="008C0A39">
        <w:t xml:space="preserve"> can be expressed as follows:</w:t>
      </w:r>
    </w:p>
    <w:p w14:paraId="3B73BEAD" w14:textId="36C14FF0" w:rsidR="00252CFC" w:rsidRPr="008C0A39" w:rsidRDefault="00252CFC" w:rsidP="00252CFC">
      <w:pPr>
        <w:pStyle w:val="MTDisplayEquation"/>
      </w:pPr>
      <w:r w:rsidRPr="008C0A39">
        <w:tab/>
      </w:r>
      <w:r w:rsidRPr="008C0A39">
        <w:rPr>
          <w:position w:val="-84"/>
        </w:rPr>
        <w:object w:dxaOrig="3540" w:dyaOrig="1800" w14:anchorId="4F69EC9F">
          <v:shape id="_x0000_i1070" type="#_x0000_t75" style="width:176.85pt;height:90.15pt" o:ole="">
            <v:imagedata r:id="rId99" o:title=""/>
          </v:shape>
          <o:OLEObject Type="Embed" ProgID="Equation.DSMT4" ShapeID="_x0000_i1070" DrawAspect="Content" ObjectID="_1738239399" r:id="rId100"/>
        </w:object>
      </w:r>
      <w:r w:rsidRPr="008C0A39">
        <w:tab/>
      </w:r>
      <w:r w:rsidRPr="008C0A39">
        <w:fldChar w:fldCharType="begin"/>
      </w:r>
      <w:r w:rsidRPr="008C0A39">
        <w:instrText xml:space="preserve"> MACROBUTTON MTPlaceRef \* MERGEFORMAT </w:instrText>
      </w:r>
      <w:r w:rsidRPr="008C0A39">
        <w:fldChar w:fldCharType="begin"/>
      </w:r>
      <w:r w:rsidRPr="008C0A39">
        <w:instrText xml:space="preserve"> SEQ MTEqn \h \* MERGEFORMAT </w:instrText>
      </w:r>
      <w:r w:rsidRPr="008C0A39">
        <w:fldChar w:fldCharType="end"/>
      </w:r>
      <w:r w:rsidRPr="008C0A39">
        <w:instrText>(</w:instrText>
      </w:r>
      <w:fldSimple w:instr=" SEQ MTEqn \c \* Arabic \* MERGEFORMAT ">
        <w:r w:rsidR="00BF3701">
          <w:rPr>
            <w:noProof/>
          </w:rPr>
          <w:instrText>15</w:instrText>
        </w:r>
      </w:fldSimple>
      <w:r w:rsidRPr="008C0A39">
        <w:instrText>)</w:instrText>
      </w:r>
      <w:r w:rsidRPr="008C0A39">
        <w:fldChar w:fldCharType="end"/>
      </w:r>
    </w:p>
    <w:p w14:paraId="42C2502D" w14:textId="77777777" w:rsidR="00252CFC" w:rsidRPr="008C0A39" w:rsidRDefault="00252CFC" w:rsidP="00252CFC">
      <w:pPr>
        <w:pStyle w:val="MDPI31text"/>
      </w:pPr>
      <w:r w:rsidRPr="008C0A39">
        <w:lastRenderedPageBreak/>
        <w:t>Thus,</w:t>
      </w:r>
      <w:r w:rsidRPr="008C0A39">
        <w:rPr>
          <w:position w:val="-12"/>
        </w:rPr>
        <w:object w:dxaOrig="300" w:dyaOrig="369" w14:anchorId="578BBD44">
          <v:shape id="_x0000_i1071" type="#_x0000_t75" style="width:15.05pt;height:17.85pt" o:ole="">
            <v:imagedata r:id="rId89" o:title=""/>
          </v:shape>
          <o:OLEObject Type="Embed" ProgID="Equation.DSMT4" ShapeID="_x0000_i1071" DrawAspect="Content" ObjectID="_1738239400" r:id="rId101"/>
        </w:object>
      </w:r>
      <w:r w:rsidRPr="008C0A39">
        <w:t xml:space="preserve">, </w:t>
      </w:r>
      <w:r w:rsidRPr="008C0A39">
        <w:rPr>
          <w:position w:val="-12"/>
        </w:rPr>
        <w:object w:dxaOrig="276" w:dyaOrig="369" w14:anchorId="26E8C3E1">
          <v:shape id="_x0000_i1072" type="#_x0000_t75" style="width:13.75pt;height:17.85pt" o:ole="">
            <v:imagedata r:id="rId102" o:title=""/>
          </v:shape>
          <o:OLEObject Type="Embed" ProgID="Equation.DSMT4" ShapeID="_x0000_i1072" DrawAspect="Content" ObjectID="_1738239401" r:id="rId103"/>
        </w:object>
      </w:r>
      <w:r w:rsidRPr="008C0A39">
        <w:t xml:space="preserve">, ..., </w:t>
      </w:r>
      <w:r w:rsidRPr="008C0A39">
        <w:rPr>
          <w:position w:val="-12"/>
        </w:rPr>
        <w:object w:dxaOrig="369" w:dyaOrig="369" w14:anchorId="4AAF50F9">
          <v:shape id="_x0000_i1073" type="#_x0000_t75" style="width:17.85pt;height:17.85pt" o:ole="">
            <v:imagedata r:id="rId104" o:title=""/>
          </v:shape>
          <o:OLEObject Type="Embed" ProgID="Equation.DSMT4" ShapeID="_x0000_i1073" DrawAspect="Content" ObjectID="_1738239402" r:id="rId105"/>
        </w:object>
      </w:r>
      <w:r w:rsidRPr="008C0A39">
        <w:t xml:space="preserve"> forms the Gaussian pyramid of uncertainty map.</w:t>
      </w:r>
    </w:p>
    <w:p w14:paraId="045DBA76" w14:textId="77777777" w:rsidR="00CA1C8D" w:rsidRPr="008C0A39" w:rsidRDefault="00CA1C8D" w:rsidP="00CA1C8D">
      <w:pPr>
        <w:pStyle w:val="MDPI52figure"/>
        <w:keepNext/>
      </w:pPr>
      <w:r w:rsidRPr="008C0A39">
        <w:rPr>
          <w:noProof/>
        </w:rPr>
        <w:drawing>
          <wp:inline distT="0" distB="0" distL="0" distR="0" wp14:anchorId="61D6987A" wp14:editId="00A45C1D">
            <wp:extent cx="3360278" cy="226818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6"/>
                    <a:stretch>
                      <a:fillRect/>
                    </a:stretch>
                  </pic:blipFill>
                  <pic:spPr>
                    <a:xfrm>
                      <a:off x="0" y="0"/>
                      <a:ext cx="3383213" cy="2283668"/>
                    </a:xfrm>
                    <a:prstGeom prst="rect">
                      <a:avLst/>
                    </a:prstGeom>
                  </pic:spPr>
                </pic:pic>
              </a:graphicData>
            </a:graphic>
          </wp:inline>
        </w:drawing>
      </w:r>
    </w:p>
    <w:p w14:paraId="111D2E07" w14:textId="15783200" w:rsidR="00CA1C8D" w:rsidRPr="008C0A39" w:rsidRDefault="00CA1C8D" w:rsidP="00CA1C8D">
      <w:pPr>
        <w:pStyle w:val="MDPI51figurecaption"/>
        <w:rPr>
          <w:rFonts w:eastAsiaTheme="minorEastAsia"/>
          <w:lang w:eastAsia="zh-CN"/>
        </w:rPr>
      </w:pPr>
      <w:bookmarkStart w:id="8" w:name="_Ref124862561"/>
      <w:r w:rsidRPr="008C0A39">
        <w:rPr>
          <w:b/>
          <w:bCs/>
        </w:rPr>
        <w:t xml:space="preserve">Figure </w:t>
      </w:r>
      <w:r w:rsidRPr="008C0A39">
        <w:rPr>
          <w:b/>
          <w:bCs/>
        </w:rPr>
        <w:fldChar w:fldCharType="begin"/>
      </w:r>
      <w:r w:rsidRPr="008C0A39">
        <w:rPr>
          <w:b/>
          <w:bCs/>
        </w:rPr>
        <w:instrText xml:space="preserve"> SEQ Figure \* ARABIC </w:instrText>
      </w:r>
      <w:r w:rsidRPr="008C0A39">
        <w:rPr>
          <w:b/>
          <w:bCs/>
        </w:rPr>
        <w:fldChar w:fldCharType="separate"/>
      </w:r>
      <w:r w:rsidR="00BF3701">
        <w:rPr>
          <w:b/>
          <w:bCs/>
          <w:noProof/>
        </w:rPr>
        <w:t>3</w:t>
      </w:r>
      <w:r w:rsidRPr="008C0A39">
        <w:rPr>
          <w:b/>
          <w:bCs/>
        </w:rPr>
        <w:fldChar w:fldCharType="end"/>
      </w:r>
      <w:bookmarkEnd w:id="8"/>
      <w:r w:rsidRPr="008C0A39">
        <w:rPr>
          <w:b/>
          <w:bCs/>
        </w:rPr>
        <w:t>.</w:t>
      </w:r>
      <w:r w:rsidRPr="008C0A39">
        <w:t xml:space="preserve"> Illustration of a 4 layers uncertainty gird map pyramid</w:t>
      </w:r>
    </w:p>
    <w:p w14:paraId="07FF4995" w14:textId="62BB2735" w:rsidR="00252CFC" w:rsidRPr="009F1378" w:rsidRDefault="00252CFC" w:rsidP="009F1378">
      <w:pPr>
        <w:pStyle w:val="MDPI22heading2"/>
        <w:rPr>
          <w:rFonts w:eastAsiaTheme="minorEastAsia"/>
        </w:rPr>
      </w:pPr>
      <w:r w:rsidRPr="009F1378">
        <w:rPr>
          <w:rFonts w:eastAsiaTheme="minorEastAsia" w:hint="eastAsia"/>
        </w:rPr>
        <w:t>2</w:t>
      </w:r>
      <w:r w:rsidRPr="009F1378">
        <w:rPr>
          <w:rFonts w:eastAsiaTheme="minorEastAsia"/>
        </w:rPr>
        <w:t xml:space="preserve">.3 </w:t>
      </w:r>
      <w:r w:rsidRPr="009F1378">
        <w:t>Constraints of Cooperative Planning Problem</w:t>
      </w:r>
    </w:p>
    <w:p w14:paraId="5289F087" w14:textId="04212503" w:rsidR="00252CFC" w:rsidRPr="008C0A39" w:rsidRDefault="00252CFC" w:rsidP="00252CFC">
      <w:pPr>
        <w:pStyle w:val="MDPI31text"/>
      </w:pPr>
      <w:r w:rsidRPr="008C0A39">
        <w:t>The constraints of multi-UAV flight path planning mainly include dynamic constraints, collision avoidance constraints, threat avoidance constraints, and communication constraints which are described as follows.</w:t>
      </w:r>
    </w:p>
    <w:p w14:paraId="022C2704" w14:textId="17323B5E" w:rsidR="00252CFC" w:rsidRPr="008C0A39" w:rsidRDefault="00252CFC" w:rsidP="00252CFC">
      <w:pPr>
        <w:pStyle w:val="MDPI23heading3"/>
      </w:pPr>
      <w:r w:rsidRPr="008C0A39">
        <w:rPr>
          <w:rFonts w:eastAsiaTheme="minorEastAsia" w:hint="eastAsia"/>
        </w:rPr>
        <w:t>2</w:t>
      </w:r>
      <w:r w:rsidRPr="008C0A39">
        <w:rPr>
          <w:rFonts w:eastAsiaTheme="minorEastAsia"/>
        </w:rPr>
        <w:t xml:space="preserve">.3.1 </w:t>
      </w:r>
      <w:r w:rsidRPr="008C0A39">
        <w:t>Dynamic constraint</w:t>
      </w:r>
    </w:p>
    <w:p w14:paraId="440E013A" w14:textId="0F2164FD" w:rsidR="00252CFC" w:rsidRPr="008C0A39" w:rsidRDefault="00252CFC" w:rsidP="00252CFC">
      <w:pPr>
        <w:pStyle w:val="MDPI31text"/>
      </w:pPr>
      <w:r w:rsidRPr="008C0A39">
        <w:t xml:space="preserve">When carrying out a search mission, </w:t>
      </w:r>
      <w:r w:rsidR="00C54AFD" w:rsidRPr="008C0A39">
        <w:t>the</w:t>
      </w:r>
      <w:r w:rsidRPr="008C0A39">
        <w:t xml:space="preserve"> fixed-wing UAV usually moves on a horizontal plane </w:t>
      </w:r>
      <w:r w:rsidRPr="008C0A39">
        <w:rPr>
          <w:rFonts w:hint="eastAsia"/>
          <w:lang w:eastAsia="zh-CN"/>
        </w:rPr>
        <w:t>and</w:t>
      </w:r>
      <w:r w:rsidRPr="008C0A39">
        <w:t xml:space="preserve"> the motion model can be simplified to a particle</w:t>
      </w:r>
      <w:r w:rsidRPr="008C0A39">
        <w:rPr>
          <w:lang w:eastAsia="zh-CN"/>
        </w:rPr>
        <w:t xml:space="preserve">’s </w:t>
      </w:r>
      <w:r w:rsidRPr="008C0A39">
        <w:t>motion on a two-dimensional plane without considering the size of the UAV.</w:t>
      </w:r>
    </w:p>
    <w:p w14:paraId="7D1C3ACB" w14:textId="74088FE6" w:rsidR="00252CFC" w:rsidRPr="008C0A39" w:rsidRDefault="00252CFC" w:rsidP="00252CFC">
      <w:pPr>
        <w:pStyle w:val="MTDisplayEquation"/>
        <w:rPr>
          <w:rFonts w:eastAsiaTheme="minorEastAsia"/>
        </w:rPr>
      </w:pPr>
      <w:r w:rsidRPr="008C0A39">
        <w:rPr>
          <w:rFonts w:eastAsiaTheme="minorEastAsia"/>
        </w:rPr>
        <w:tab/>
      </w:r>
      <w:r w:rsidRPr="008C0A39">
        <w:rPr>
          <w:rFonts w:eastAsiaTheme="minorEastAsia"/>
          <w:position w:val="-28"/>
        </w:rPr>
        <w:object w:dxaOrig="1320" w:dyaOrig="660" w14:anchorId="7E155E66">
          <v:shape id="_x0000_i1074" type="#_x0000_t75" style="width:66.05pt;height:32.85pt" o:ole="">
            <v:imagedata r:id="rId107" o:title=""/>
          </v:shape>
          <o:OLEObject Type="Embed" ProgID="Equation.DSMT4" ShapeID="_x0000_i1074" DrawAspect="Content" ObjectID="_1738239403" r:id="rId108"/>
        </w:object>
      </w:r>
      <w:r w:rsidRPr="008C0A39">
        <w:rPr>
          <w:rFonts w:eastAsiaTheme="minorEastAsia"/>
        </w:rPr>
        <w:tab/>
      </w:r>
      <w:r w:rsidRPr="008C0A39">
        <w:rPr>
          <w:rFonts w:eastAsiaTheme="minorEastAsia"/>
        </w:rPr>
        <w:fldChar w:fldCharType="begin"/>
      </w:r>
      <w:r w:rsidRPr="008C0A39">
        <w:rPr>
          <w:rFonts w:eastAsiaTheme="minorEastAsia"/>
        </w:rPr>
        <w:instrText xml:space="preserve"> MACROBUTTON MTPlaceRef \* MERGEFORMAT </w:instrText>
      </w:r>
      <w:r w:rsidRPr="008C0A39">
        <w:rPr>
          <w:rFonts w:eastAsiaTheme="minorEastAsia"/>
        </w:rPr>
        <w:fldChar w:fldCharType="begin"/>
      </w:r>
      <w:r w:rsidRPr="008C0A39">
        <w:rPr>
          <w:rFonts w:eastAsiaTheme="minorEastAsia"/>
        </w:rPr>
        <w:instrText xml:space="preserve"> SEQ MTEqn \h \* MERGEFORMAT </w:instrText>
      </w:r>
      <w:r w:rsidRPr="008C0A39">
        <w:rPr>
          <w:rFonts w:eastAsiaTheme="minorEastAsia"/>
        </w:rPr>
        <w:fldChar w:fldCharType="end"/>
      </w:r>
      <w:r w:rsidRPr="008C0A39">
        <w:rPr>
          <w:rFonts w:eastAsiaTheme="minorEastAsia"/>
        </w:rPr>
        <w:instrText>(</w:instrText>
      </w:r>
      <w:r w:rsidRPr="008C0A39">
        <w:rPr>
          <w:rFonts w:eastAsiaTheme="minorEastAsia"/>
        </w:rPr>
        <w:fldChar w:fldCharType="begin"/>
      </w:r>
      <w:r w:rsidRPr="008C0A39">
        <w:rPr>
          <w:rFonts w:eastAsiaTheme="minorEastAsia"/>
        </w:rPr>
        <w:instrText xml:space="preserve"> SEQ MTEqn \c \* Arabic \* MERGEFORMAT </w:instrText>
      </w:r>
      <w:r w:rsidRPr="008C0A39">
        <w:rPr>
          <w:rFonts w:eastAsiaTheme="minorEastAsia"/>
        </w:rPr>
        <w:fldChar w:fldCharType="separate"/>
      </w:r>
      <w:r w:rsidR="00BF3701">
        <w:rPr>
          <w:rFonts w:eastAsiaTheme="minorEastAsia"/>
          <w:noProof/>
        </w:rPr>
        <w:instrText>16</w:instrText>
      </w:r>
      <w:r w:rsidRPr="008C0A39">
        <w:rPr>
          <w:rFonts w:eastAsiaTheme="minorEastAsia"/>
        </w:rPr>
        <w:fldChar w:fldCharType="end"/>
      </w:r>
      <w:r w:rsidRPr="008C0A39">
        <w:rPr>
          <w:rFonts w:eastAsiaTheme="minorEastAsia"/>
        </w:rPr>
        <w:instrText>)</w:instrText>
      </w:r>
      <w:r w:rsidRPr="008C0A39">
        <w:rPr>
          <w:rFonts w:eastAsiaTheme="minorEastAsia"/>
        </w:rPr>
        <w:fldChar w:fldCharType="end"/>
      </w:r>
    </w:p>
    <w:p w14:paraId="48F76B00" w14:textId="3B88AF23" w:rsidR="00252CFC" w:rsidRPr="008C0A39" w:rsidRDefault="00252CFC" w:rsidP="00252CFC">
      <w:pPr>
        <w:pStyle w:val="MTDisplayEquation"/>
        <w:rPr>
          <w:rFonts w:eastAsiaTheme="minorEastAsia"/>
        </w:rPr>
      </w:pPr>
      <w:r w:rsidRPr="008C0A39">
        <w:rPr>
          <w:rFonts w:eastAsiaTheme="minorEastAsia"/>
        </w:rPr>
        <w:tab/>
      </w:r>
      <w:r w:rsidRPr="008C0A39">
        <w:rPr>
          <w:rFonts w:eastAsiaTheme="minorEastAsia"/>
          <w:position w:val="-30"/>
        </w:rPr>
        <w:object w:dxaOrig="920" w:dyaOrig="700" w14:anchorId="44DD9B19">
          <v:shape id="_x0000_i1075" type="#_x0000_t75" style="width:46.35pt;height:34.75pt" o:ole="">
            <v:imagedata r:id="rId109" o:title=""/>
          </v:shape>
          <o:OLEObject Type="Embed" ProgID="Equation.DSMT4" ShapeID="_x0000_i1075" DrawAspect="Content" ObjectID="_1738239404" r:id="rId110"/>
        </w:object>
      </w:r>
      <w:r w:rsidRPr="008C0A39">
        <w:rPr>
          <w:rFonts w:eastAsiaTheme="minorEastAsia"/>
        </w:rPr>
        <w:tab/>
      </w:r>
      <w:r w:rsidRPr="008C0A39">
        <w:rPr>
          <w:rFonts w:eastAsiaTheme="minorEastAsia"/>
        </w:rPr>
        <w:fldChar w:fldCharType="begin"/>
      </w:r>
      <w:r w:rsidRPr="008C0A39">
        <w:rPr>
          <w:rFonts w:eastAsiaTheme="minorEastAsia"/>
        </w:rPr>
        <w:instrText xml:space="preserve"> MACROBUTTON MTPlaceRef \* MERGEFORMAT </w:instrText>
      </w:r>
      <w:r w:rsidRPr="008C0A39">
        <w:rPr>
          <w:rFonts w:eastAsiaTheme="minorEastAsia"/>
        </w:rPr>
        <w:fldChar w:fldCharType="begin"/>
      </w:r>
      <w:r w:rsidRPr="008C0A39">
        <w:rPr>
          <w:rFonts w:eastAsiaTheme="minorEastAsia"/>
        </w:rPr>
        <w:instrText xml:space="preserve"> SEQ MTEqn \h \* MERGEFORMAT </w:instrText>
      </w:r>
      <w:r w:rsidRPr="008C0A39">
        <w:rPr>
          <w:rFonts w:eastAsiaTheme="minorEastAsia"/>
        </w:rPr>
        <w:fldChar w:fldCharType="end"/>
      </w:r>
      <w:r w:rsidRPr="008C0A39">
        <w:rPr>
          <w:rFonts w:eastAsiaTheme="minorEastAsia"/>
        </w:rPr>
        <w:instrText>(</w:instrText>
      </w:r>
      <w:r w:rsidRPr="008C0A39">
        <w:rPr>
          <w:rFonts w:eastAsiaTheme="minorEastAsia"/>
        </w:rPr>
        <w:fldChar w:fldCharType="begin"/>
      </w:r>
      <w:r w:rsidRPr="008C0A39">
        <w:rPr>
          <w:rFonts w:eastAsiaTheme="minorEastAsia"/>
        </w:rPr>
        <w:instrText xml:space="preserve"> SEQ MTEqn \c \* Arabic \* MERGEFORMAT </w:instrText>
      </w:r>
      <w:r w:rsidRPr="008C0A39">
        <w:rPr>
          <w:rFonts w:eastAsiaTheme="minorEastAsia"/>
        </w:rPr>
        <w:fldChar w:fldCharType="separate"/>
      </w:r>
      <w:r w:rsidR="00BF3701">
        <w:rPr>
          <w:rFonts w:eastAsiaTheme="minorEastAsia"/>
          <w:noProof/>
        </w:rPr>
        <w:instrText>17</w:instrText>
      </w:r>
      <w:r w:rsidRPr="008C0A39">
        <w:rPr>
          <w:rFonts w:eastAsiaTheme="minorEastAsia"/>
        </w:rPr>
        <w:fldChar w:fldCharType="end"/>
      </w:r>
      <w:r w:rsidRPr="008C0A39">
        <w:rPr>
          <w:rFonts w:eastAsiaTheme="minorEastAsia"/>
        </w:rPr>
        <w:instrText>)</w:instrText>
      </w:r>
      <w:r w:rsidRPr="008C0A39">
        <w:rPr>
          <w:rFonts w:eastAsiaTheme="minorEastAsia"/>
        </w:rPr>
        <w:fldChar w:fldCharType="end"/>
      </w:r>
    </w:p>
    <w:p w14:paraId="3CCA8D71" w14:textId="77777777" w:rsidR="00252CFC" w:rsidRPr="008C0A39" w:rsidRDefault="00252CFC" w:rsidP="00164B60">
      <w:pPr>
        <w:pStyle w:val="MDPI31text"/>
        <w:ind w:firstLine="0"/>
      </w:pPr>
      <w:r w:rsidRPr="008C0A39">
        <w:t>w</w:t>
      </w:r>
      <w:r w:rsidRPr="008C0A39">
        <w:rPr>
          <w:rFonts w:hint="eastAsia"/>
        </w:rPr>
        <w:t xml:space="preserve">here </w:t>
      </w:r>
      <w:bookmarkStart w:id="9" w:name="_Hlk56024140"/>
      <w:r w:rsidRPr="008C0A39">
        <w:rPr>
          <w:position w:val="-10"/>
        </w:rPr>
        <w:object w:dxaOrig="680" w:dyaOrig="369" w14:anchorId="57ECF71D">
          <v:shape id="_x0000_i1076" type="#_x0000_t75" style="width:34.1pt;height:17.85pt" o:ole="">
            <v:imagedata r:id="rId111" o:title=""/>
            <o:lock v:ext="edit" aspectratio="f"/>
          </v:shape>
          <o:OLEObject Type="Embed" ProgID="Equation.DSMT4" ShapeID="_x0000_i1076" DrawAspect="Content" ObjectID="_1738239405" r:id="rId112"/>
        </w:object>
      </w:r>
      <w:bookmarkEnd w:id="9"/>
      <w:r w:rsidRPr="008C0A39">
        <w:rPr>
          <w:rFonts w:hint="eastAsia"/>
        </w:rPr>
        <w:t xml:space="preserve"> is the position of fixed-wing </w:t>
      </w:r>
      <w:r w:rsidRPr="008C0A39">
        <w:t>UAV in flight profile,</w:t>
      </w:r>
      <w:r w:rsidRPr="008C0A39">
        <w:rPr>
          <w:rFonts w:hint="eastAsia"/>
        </w:rPr>
        <w:t xml:space="preserve"> </w:t>
      </w:r>
      <w:r w:rsidRPr="008C0A39">
        <w:rPr>
          <w:position w:val="-6"/>
        </w:rPr>
        <w:object w:dxaOrig="207" w:dyaOrig="276" w14:anchorId="38D0E715">
          <v:shape id="_x0000_i1077" type="#_x0000_t75" style="width:9.7pt;height:13.75pt" o:ole="">
            <v:imagedata r:id="rId113" o:title=""/>
          </v:shape>
          <o:OLEObject Type="Embed" ProgID="Equation.DSMT4" ShapeID="_x0000_i1077" DrawAspect="Content" ObjectID="_1738239406" r:id="rId114"/>
        </w:object>
      </w:r>
      <w:r w:rsidRPr="008C0A39">
        <w:rPr>
          <w:rFonts w:hint="eastAsia"/>
        </w:rPr>
        <w:t xml:space="preserve"> is the heading </w:t>
      </w:r>
      <w:r w:rsidRPr="008C0A39">
        <w:t xml:space="preserve">angle. For fixed-wing UAV, the linear acceleration </w:t>
      </w:r>
      <w:r w:rsidRPr="008C0A39">
        <w:rPr>
          <w:position w:val="-6"/>
        </w:rPr>
        <w:object w:dxaOrig="207" w:dyaOrig="207" w14:anchorId="413DD869">
          <v:shape id="_x0000_i1078" type="#_x0000_t75" style="width:9.7pt;height:9.7pt" o:ole="">
            <v:imagedata r:id="rId115" o:title=""/>
          </v:shape>
          <o:OLEObject Type="Embed" ProgID="Equation.DSMT4" ShapeID="_x0000_i1078" DrawAspect="Content" ObjectID="_1738239407" r:id="rId116"/>
        </w:object>
      </w:r>
      <w:r w:rsidRPr="008C0A39">
        <w:t xml:space="preserve"> is restricted by engine performance, and its speed </w:t>
      </w:r>
      <w:r w:rsidRPr="008C0A39">
        <w:rPr>
          <w:position w:val="-6"/>
        </w:rPr>
        <w:object w:dxaOrig="207" w:dyaOrig="207" w14:anchorId="7CA40E6E">
          <v:shape id="_x0000_i1079" type="#_x0000_t75" style="width:9.7pt;height:9.7pt" o:ole="">
            <v:imagedata r:id="rId117" o:title=""/>
          </v:shape>
          <o:OLEObject Type="Embed" ProgID="Equation.DSMT4" ShapeID="_x0000_i1079" DrawAspect="Content" ObjectID="_1738239408" r:id="rId118"/>
        </w:object>
      </w:r>
      <w:r w:rsidRPr="008C0A39">
        <w:t xml:space="preserve"> is affected by air:</w:t>
      </w:r>
    </w:p>
    <w:p w14:paraId="6F43D385" w14:textId="59F2CC79" w:rsidR="00252CFC" w:rsidRPr="008C0A39" w:rsidRDefault="00252CFC" w:rsidP="00252CFC">
      <w:pPr>
        <w:pStyle w:val="MTDisplayEquation"/>
        <w:rPr>
          <w:rFonts w:eastAsiaTheme="minorEastAsia"/>
        </w:rPr>
      </w:pPr>
      <w:r w:rsidRPr="008C0A39">
        <w:rPr>
          <w:rFonts w:eastAsiaTheme="minorEastAsia"/>
        </w:rPr>
        <w:tab/>
      </w:r>
      <w:r w:rsidR="00164B60" w:rsidRPr="008C0A39">
        <w:rPr>
          <w:rFonts w:eastAsiaTheme="minorEastAsia"/>
          <w:position w:val="-28"/>
        </w:rPr>
        <w:object w:dxaOrig="2360" w:dyaOrig="660" w14:anchorId="0F211BAC">
          <v:shape id="_x0000_i1080" type="#_x0000_t75" style="width:118.35pt;height:32.85pt" o:ole="">
            <v:imagedata r:id="rId119" o:title=""/>
          </v:shape>
          <o:OLEObject Type="Embed" ProgID="Equation.DSMT4" ShapeID="_x0000_i1080" DrawAspect="Content" ObjectID="_1738239409" r:id="rId120"/>
        </w:object>
      </w:r>
      <w:r w:rsidRPr="008C0A39">
        <w:rPr>
          <w:rFonts w:eastAsiaTheme="minorEastAsia"/>
        </w:rPr>
        <w:tab/>
      </w:r>
      <w:r w:rsidRPr="008C0A39">
        <w:rPr>
          <w:rFonts w:eastAsiaTheme="minorEastAsia"/>
        </w:rPr>
        <w:fldChar w:fldCharType="begin"/>
      </w:r>
      <w:r w:rsidRPr="008C0A39">
        <w:rPr>
          <w:rFonts w:eastAsiaTheme="minorEastAsia"/>
        </w:rPr>
        <w:instrText xml:space="preserve"> MACROBUTTON MTPlaceRef \* MERGEFORMAT </w:instrText>
      </w:r>
      <w:r w:rsidRPr="008C0A39">
        <w:rPr>
          <w:rFonts w:eastAsiaTheme="minorEastAsia"/>
        </w:rPr>
        <w:fldChar w:fldCharType="begin"/>
      </w:r>
      <w:r w:rsidRPr="008C0A39">
        <w:rPr>
          <w:rFonts w:eastAsiaTheme="minorEastAsia"/>
        </w:rPr>
        <w:instrText xml:space="preserve"> SEQ MTEqn \h \* MERGEFORMAT </w:instrText>
      </w:r>
      <w:r w:rsidRPr="008C0A39">
        <w:rPr>
          <w:rFonts w:eastAsiaTheme="minorEastAsia"/>
        </w:rPr>
        <w:fldChar w:fldCharType="end"/>
      </w:r>
      <w:r w:rsidRPr="008C0A39">
        <w:rPr>
          <w:rFonts w:eastAsiaTheme="minorEastAsia"/>
        </w:rPr>
        <w:instrText>(</w:instrText>
      </w:r>
      <w:r w:rsidRPr="008C0A39">
        <w:rPr>
          <w:rFonts w:eastAsiaTheme="minorEastAsia"/>
        </w:rPr>
        <w:fldChar w:fldCharType="begin"/>
      </w:r>
      <w:r w:rsidRPr="008C0A39">
        <w:rPr>
          <w:rFonts w:eastAsiaTheme="minorEastAsia"/>
        </w:rPr>
        <w:instrText xml:space="preserve"> SEQ MTEqn \c \* Arabic \* MERGEFORMAT </w:instrText>
      </w:r>
      <w:r w:rsidRPr="008C0A39">
        <w:rPr>
          <w:rFonts w:eastAsiaTheme="minorEastAsia"/>
        </w:rPr>
        <w:fldChar w:fldCharType="separate"/>
      </w:r>
      <w:r w:rsidR="00BF3701">
        <w:rPr>
          <w:rFonts w:eastAsiaTheme="minorEastAsia"/>
          <w:noProof/>
        </w:rPr>
        <w:instrText>18</w:instrText>
      </w:r>
      <w:r w:rsidRPr="008C0A39">
        <w:rPr>
          <w:rFonts w:eastAsiaTheme="minorEastAsia"/>
        </w:rPr>
        <w:fldChar w:fldCharType="end"/>
      </w:r>
      <w:r w:rsidRPr="008C0A39">
        <w:rPr>
          <w:rFonts w:eastAsiaTheme="minorEastAsia"/>
        </w:rPr>
        <w:instrText>)</w:instrText>
      </w:r>
      <w:r w:rsidRPr="008C0A39">
        <w:rPr>
          <w:rFonts w:eastAsiaTheme="minorEastAsia"/>
        </w:rPr>
        <w:fldChar w:fldCharType="end"/>
      </w:r>
    </w:p>
    <w:p w14:paraId="1CA3155A" w14:textId="77777777" w:rsidR="00252CFC" w:rsidRPr="008C0A39" w:rsidRDefault="00252CFC" w:rsidP="002A7D9B">
      <w:pPr>
        <w:pStyle w:val="MDPI31text"/>
        <w:ind w:firstLine="0"/>
      </w:pPr>
      <w:r w:rsidRPr="008C0A39">
        <w:t>Turning angular velocity is given by</w:t>
      </w:r>
      <w:bookmarkStart w:id="10" w:name="_Hlk56024341"/>
      <w:r w:rsidRPr="008C0A39">
        <w:t xml:space="preserve"> </w:t>
      </w:r>
      <w:r w:rsidRPr="008C0A39">
        <w:rPr>
          <w:position w:val="-22"/>
        </w:rPr>
        <w:object w:dxaOrig="599" w:dyaOrig="599" w14:anchorId="095E01A0">
          <v:shape id="_x0000_i1081" type="#_x0000_t75" style="width:30.05pt;height:30.05pt" o:ole="">
            <v:imagedata r:id="rId121" o:title=""/>
            <o:lock v:ext="edit" aspectratio="f"/>
          </v:shape>
          <o:OLEObject Type="Embed" ProgID="Equation.DSMT4" ShapeID="_x0000_i1081" DrawAspect="Content" ObjectID="_1738239410" r:id="rId122"/>
        </w:object>
      </w:r>
      <w:bookmarkEnd w:id="10"/>
      <w:r w:rsidRPr="008C0A39">
        <w:t xml:space="preserve"> </w:t>
      </w:r>
      <w:r w:rsidRPr="008C0A39">
        <w:rPr>
          <w:rFonts w:hint="eastAsia"/>
          <w:lang w:eastAsia="zh-CN"/>
        </w:rPr>
        <w:t>w</w:t>
      </w:r>
      <w:r w:rsidRPr="008C0A39">
        <w:t xml:space="preserve">here </w:t>
      </w:r>
      <w:r w:rsidRPr="008C0A39">
        <w:rPr>
          <w:rFonts w:hint="eastAsia"/>
        </w:rPr>
        <w:t>the turning radius</w:t>
      </w:r>
      <w:r w:rsidRPr="008C0A39">
        <w:t xml:space="preserve"> </w:t>
      </w:r>
      <w:r w:rsidRPr="008C0A39">
        <w:rPr>
          <w:position w:val="-4"/>
        </w:rPr>
        <w:object w:dxaOrig="207" w:dyaOrig="207" w14:anchorId="76710C52">
          <v:shape id="_x0000_i1082" type="#_x0000_t75" style="width:9.7pt;height:9.7pt" o:ole="">
            <v:imagedata r:id="rId123" o:title=""/>
          </v:shape>
          <o:OLEObject Type="Embed" ProgID="Equation.DSMT4" ShapeID="_x0000_i1082" DrawAspect="Content" ObjectID="_1738239411" r:id="rId124"/>
        </w:object>
      </w:r>
      <w:r w:rsidRPr="008C0A39">
        <w:rPr>
          <w:rFonts w:hint="eastAsia"/>
        </w:rPr>
        <w:t xml:space="preserve"> should be bigger than the minimum turning radius</w:t>
      </w:r>
      <w:r w:rsidRPr="008C0A39">
        <w:t xml:space="preserve"> </w:t>
      </w:r>
      <w:r w:rsidRPr="008C0A39">
        <w:rPr>
          <w:position w:val="-12"/>
        </w:rPr>
        <w:object w:dxaOrig="369" w:dyaOrig="369" w14:anchorId="69F2A4A4">
          <v:shape id="_x0000_i1083" type="#_x0000_t75" style="width:17.85pt;height:17.85pt" o:ole="">
            <v:imagedata r:id="rId125" o:title=""/>
          </v:shape>
          <o:OLEObject Type="Embed" ProgID="Equation.DSMT4" ShapeID="_x0000_i1083" DrawAspect="Content" ObjectID="_1738239412" r:id="rId126"/>
        </w:object>
      </w:r>
      <w:r w:rsidRPr="008C0A39">
        <w:t>.</w:t>
      </w:r>
    </w:p>
    <w:p w14:paraId="1EC10D98" w14:textId="4FA72BC9" w:rsidR="00252CFC" w:rsidRPr="008C0A39" w:rsidRDefault="00252CFC" w:rsidP="00252CFC">
      <w:pPr>
        <w:pStyle w:val="MTDisplayEquation"/>
        <w:rPr>
          <w:rFonts w:eastAsiaTheme="minorEastAsia"/>
        </w:rPr>
      </w:pPr>
      <w:r w:rsidRPr="008C0A39">
        <w:rPr>
          <w:rFonts w:eastAsiaTheme="minorEastAsia"/>
        </w:rPr>
        <w:tab/>
      </w:r>
      <w:r w:rsidRPr="008C0A39">
        <w:rPr>
          <w:rFonts w:eastAsiaTheme="minorEastAsia"/>
          <w:position w:val="-12"/>
        </w:rPr>
        <w:object w:dxaOrig="1440" w:dyaOrig="360" w14:anchorId="092D27D3">
          <v:shape id="_x0000_i1084" type="#_x0000_t75" style="width:1in;height:18.15pt" o:ole="">
            <v:imagedata r:id="rId127" o:title=""/>
          </v:shape>
          <o:OLEObject Type="Embed" ProgID="Equation.DSMT4" ShapeID="_x0000_i1084" DrawAspect="Content" ObjectID="_1738239413" r:id="rId128"/>
        </w:object>
      </w:r>
      <w:r w:rsidRPr="008C0A39">
        <w:rPr>
          <w:rFonts w:eastAsiaTheme="minorEastAsia"/>
        </w:rPr>
        <w:tab/>
      </w:r>
      <w:r w:rsidRPr="008C0A39">
        <w:rPr>
          <w:rFonts w:eastAsiaTheme="minorEastAsia"/>
        </w:rPr>
        <w:fldChar w:fldCharType="begin"/>
      </w:r>
      <w:r w:rsidRPr="008C0A39">
        <w:rPr>
          <w:rFonts w:eastAsiaTheme="minorEastAsia"/>
        </w:rPr>
        <w:instrText xml:space="preserve"> MACROBUTTON MTPlaceRef \* MERGEFORMAT </w:instrText>
      </w:r>
      <w:r w:rsidRPr="008C0A39">
        <w:rPr>
          <w:rFonts w:eastAsiaTheme="minorEastAsia"/>
        </w:rPr>
        <w:fldChar w:fldCharType="begin"/>
      </w:r>
      <w:r w:rsidRPr="008C0A39">
        <w:rPr>
          <w:rFonts w:eastAsiaTheme="minorEastAsia"/>
        </w:rPr>
        <w:instrText xml:space="preserve"> SEQ MTEqn \h \* MERGEFORMAT </w:instrText>
      </w:r>
      <w:r w:rsidRPr="008C0A39">
        <w:rPr>
          <w:rFonts w:eastAsiaTheme="minorEastAsia"/>
        </w:rPr>
        <w:fldChar w:fldCharType="end"/>
      </w:r>
      <w:r w:rsidRPr="008C0A39">
        <w:rPr>
          <w:rFonts w:eastAsiaTheme="minorEastAsia"/>
        </w:rPr>
        <w:instrText>(</w:instrText>
      </w:r>
      <w:r w:rsidRPr="008C0A39">
        <w:rPr>
          <w:rFonts w:eastAsiaTheme="minorEastAsia"/>
        </w:rPr>
        <w:fldChar w:fldCharType="begin"/>
      </w:r>
      <w:r w:rsidRPr="008C0A39">
        <w:rPr>
          <w:rFonts w:eastAsiaTheme="minorEastAsia"/>
        </w:rPr>
        <w:instrText xml:space="preserve"> SEQ MTEqn \c \* Arabic \* MERGEFORMAT </w:instrText>
      </w:r>
      <w:r w:rsidRPr="008C0A39">
        <w:rPr>
          <w:rFonts w:eastAsiaTheme="minorEastAsia"/>
        </w:rPr>
        <w:fldChar w:fldCharType="separate"/>
      </w:r>
      <w:r w:rsidR="00BF3701">
        <w:rPr>
          <w:rFonts w:eastAsiaTheme="minorEastAsia"/>
          <w:noProof/>
        </w:rPr>
        <w:instrText>19</w:instrText>
      </w:r>
      <w:r w:rsidRPr="008C0A39">
        <w:rPr>
          <w:rFonts w:eastAsiaTheme="minorEastAsia"/>
        </w:rPr>
        <w:fldChar w:fldCharType="end"/>
      </w:r>
      <w:r w:rsidRPr="008C0A39">
        <w:rPr>
          <w:rFonts w:eastAsiaTheme="minorEastAsia"/>
        </w:rPr>
        <w:instrText>)</w:instrText>
      </w:r>
      <w:r w:rsidRPr="008C0A39">
        <w:rPr>
          <w:rFonts w:eastAsiaTheme="minorEastAsia"/>
        </w:rPr>
        <w:fldChar w:fldCharType="end"/>
      </w:r>
    </w:p>
    <w:p w14:paraId="13FBAB2E" w14:textId="6BFE03D6" w:rsidR="00252CFC" w:rsidRPr="008C0A39" w:rsidRDefault="00252CFC" w:rsidP="00252CFC">
      <w:pPr>
        <w:pStyle w:val="MDPI23heading3"/>
      </w:pPr>
      <w:r w:rsidRPr="008C0A39">
        <w:rPr>
          <w:rFonts w:eastAsiaTheme="minorEastAsia" w:hint="eastAsia"/>
          <w:lang w:eastAsia="zh-CN"/>
        </w:rPr>
        <w:t>2</w:t>
      </w:r>
      <w:r w:rsidRPr="008C0A39">
        <w:rPr>
          <w:rFonts w:eastAsiaTheme="minorEastAsia"/>
          <w:lang w:eastAsia="zh-CN"/>
        </w:rPr>
        <w:t xml:space="preserve">.3.2 </w:t>
      </w:r>
      <w:r w:rsidRPr="008C0A39">
        <w:t>Collision avoidance constraints</w:t>
      </w:r>
    </w:p>
    <w:p w14:paraId="74A9649A" w14:textId="495F5B32" w:rsidR="00FC01EA" w:rsidRPr="008C0A39" w:rsidRDefault="00FC01EA" w:rsidP="00FC01EA">
      <w:pPr>
        <w:pStyle w:val="MDPI31text"/>
      </w:pPr>
      <w:r w:rsidRPr="008C0A39">
        <w:t xml:space="preserve">Considering the flight safety, </w:t>
      </w:r>
      <w:r w:rsidR="00164B60" w:rsidRPr="008C0A39">
        <w:t xml:space="preserve">the </w:t>
      </w:r>
      <w:r w:rsidRPr="008C0A39">
        <w:t xml:space="preserve">distance </w:t>
      </w:r>
      <w:r w:rsidRPr="008C0A39">
        <w:rPr>
          <w:position w:val="-12"/>
        </w:rPr>
        <w:object w:dxaOrig="403" w:dyaOrig="369" w14:anchorId="406A1102">
          <v:shape id="_x0000_i1085" type="#_x0000_t75" style="width:20.65pt;height:17.85pt" o:ole="">
            <v:imagedata r:id="rId129" o:title=""/>
          </v:shape>
          <o:OLEObject Type="Embed" ProgID="Equation.DSMT4" ShapeID="_x0000_i1085" DrawAspect="Content" ObjectID="_1738239414" r:id="rId130"/>
        </w:object>
      </w:r>
      <w:r w:rsidR="00164B60" w:rsidRPr="008C0A39">
        <w:t xml:space="preserve"> </w:t>
      </w:r>
      <w:r w:rsidRPr="008C0A39">
        <w:t xml:space="preserve">between UAVs </w:t>
      </w:r>
      <w:r w:rsidRPr="008C0A39">
        <w:rPr>
          <w:rFonts w:hint="eastAsia"/>
        </w:rPr>
        <w:t>should be bigger</w:t>
      </w:r>
      <w:r w:rsidRPr="008C0A39">
        <w:t xml:space="preserve"> the minimum distance </w:t>
      </w:r>
      <w:r w:rsidRPr="008C0A39">
        <w:rPr>
          <w:position w:val="-12"/>
        </w:rPr>
        <w:object w:dxaOrig="438" w:dyaOrig="369" w14:anchorId="401B5C1C">
          <v:shape id="_x0000_i1086" type="#_x0000_t75" style="width:22.55pt;height:17.85pt" o:ole="">
            <v:imagedata r:id="rId131" o:title=""/>
          </v:shape>
          <o:OLEObject Type="Embed" ProgID="Equation.DSMT4" ShapeID="_x0000_i1086" DrawAspect="Content" ObjectID="_1738239415" r:id="rId132"/>
        </w:object>
      </w:r>
      <w:r w:rsidRPr="008C0A39">
        <w:t>to avoid colliding:</w:t>
      </w:r>
    </w:p>
    <w:p w14:paraId="04A6258B" w14:textId="2F6D272A" w:rsidR="00252CFC" w:rsidRPr="008C0A39" w:rsidRDefault="00FC01EA" w:rsidP="00164B60">
      <w:pPr>
        <w:pStyle w:val="MTDisplayEquation"/>
        <w:outlineLvl w:val="2"/>
      </w:pPr>
      <w:r w:rsidRPr="008C0A39">
        <w:tab/>
      </w:r>
      <w:r w:rsidRPr="008C0A39">
        <w:rPr>
          <w:position w:val="-14"/>
        </w:rPr>
        <w:object w:dxaOrig="1920" w:dyaOrig="380" w14:anchorId="48DD3D68">
          <v:shape id="_x0000_i1087" type="#_x0000_t75" style="width:96.4pt;height:19.1pt" o:ole="">
            <v:imagedata r:id="rId133" o:title=""/>
          </v:shape>
          <o:OLEObject Type="Embed" ProgID="Equation.DSMT4" ShapeID="_x0000_i1087" DrawAspect="Content" ObjectID="_1738239416" r:id="rId134"/>
        </w:object>
      </w:r>
      <w:r w:rsidRPr="008C0A39">
        <w:tab/>
      </w:r>
      <w:r w:rsidRPr="008C0A39">
        <w:fldChar w:fldCharType="begin"/>
      </w:r>
      <w:r w:rsidRPr="008C0A39">
        <w:instrText xml:space="preserve"> MACROBUTTON MTPlaceRef \* MERGEFORMAT </w:instrText>
      </w:r>
      <w:r w:rsidRPr="008C0A39">
        <w:fldChar w:fldCharType="begin"/>
      </w:r>
      <w:r w:rsidRPr="008C0A39">
        <w:instrText xml:space="preserve"> SEQ MTEqn \h \* MERGEFORMAT </w:instrText>
      </w:r>
      <w:r w:rsidRPr="008C0A39">
        <w:fldChar w:fldCharType="end"/>
      </w:r>
      <w:r w:rsidRPr="008C0A39">
        <w:instrText>(</w:instrText>
      </w:r>
      <w:fldSimple w:instr=" SEQ MTEqn \c \* Arabic \* MERGEFORMAT ">
        <w:r w:rsidR="00BF3701">
          <w:rPr>
            <w:noProof/>
          </w:rPr>
          <w:instrText>20</w:instrText>
        </w:r>
      </w:fldSimple>
      <w:r w:rsidRPr="008C0A39">
        <w:instrText>)</w:instrText>
      </w:r>
      <w:r w:rsidRPr="008C0A39">
        <w:fldChar w:fldCharType="end"/>
      </w:r>
    </w:p>
    <w:p w14:paraId="6DEFECA0" w14:textId="7F60FA1A" w:rsidR="00252CFC" w:rsidRPr="008C0A39" w:rsidRDefault="00252CFC" w:rsidP="00252CFC">
      <w:pPr>
        <w:pStyle w:val="MDPI23heading3"/>
        <w:rPr>
          <w:rFonts w:eastAsiaTheme="minorEastAsia"/>
          <w:lang w:eastAsia="zh-CN"/>
        </w:rPr>
      </w:pPr>
      <w:r w:rsidRPr="008C0A39">
        <w:rPr>
          <w:rFonts w:eastAsiaTheme="minorEastAsia" w:hint="eastAsia"/>
          <w:lang w:eastAsia="zh-CN"/>
        </w:rPr>
        <w:t>2</w:t>
      </w:r>
      <w:r w:rsidRPr="008C0A39">
        <w:rPr>
          <w:rFonts w:eastAsiaTheme="minorEastAsia"/>
          <w:lang w:eastAsia="zh-CN"/>
        </w:rPr>
        <w:t xml:space="preserve">.3.3 </w:t>
      </w:r>
      <w:r w:rsidRPr="008C0A39">
        <w:t>Threat</w:t>
      </w:r>
      <w:r w:rsidRPr="008C0A39">
        <w:rPr>
          <w:lang w:eastAsia="zh-CN"/>
        </w:rPr>
        <w:t xml:space="preserve"> constraint</w:t>
      </w:r>
    </w:p>
    <w:p w14:paraId="6336D143" w14:textId="4580DA79" w:rsidR="00FC01EA" w:rsidRPr="008C0A39" w:rsidRDefault="00FC01EA" w:rsidP="00FC01EA">
      <w:pPr>
        <w:pStyle w:val="MDPI31text"/>
      </w:pPr>
      <w:r w:rsidRPr="008C0A39">
        <w:t xml:space="preserve">In general, the mission area contains numerous threats, which have a negative impact on the UAVs’ mission execution. Therefore, it is necessary for UAVs to avoid </w:t>
      </w:r>
      <w:r w:rsidRPr="008C0A39">
        <w:lastRenderedPageBreak/>
        <w:t xml:space="preserve">threats while carrying out missions. The distance </w:t>
      </w:r>
      <w:r w:rsidRPr="008C0A39">
        <w:rPr>
          <w:position w:val="-4"/>
        </w:rPr>
        <w:object w:dxaOrig="276" w:dyaOrig="276" w14:anchorId="52E06C62">
          <v:shape id="_x0000_i1088" type="#_x0000_t75" style="width:13.75pt;height:13.75pt" o:ole="">
            <v:imagedata r:id="rId135" o:title=""/>
          </v:shape>
          <o:OLEObject Type="Embed" ProgID="Equation.DSMT4" ShapeID="_x0000_i1088" DrawAspect="Content" ObjectID="_1738239417" r:id="rId136"/>
        </w:object>
      </w:r>
      <w:r w:rsidRPr="008C0A39">
        <w:t xml:space="preserve"> between the UAV and the threat center should be bigger than the threat radius </w:t>
      </w:r>
      <w:r w:rsidRPr="008C0A39">
        <w:rPr>
          <w:position w:val="-12"/>
        </w:rPr>
        <w:object w:dxaOrig="440" w:dyaOrig="360" w14:anchorId="06AAD840">
          <v:shape id="_x0000_i1089" type="#_x0000_t75" style="width:22.55pt;height:16.6pt" o:ole="">
            <v:imagedata r:id="rId137" o:title=""/>
          </v:shape>
          <o:OLEObject Type="Embed" ProgID="Equation.DSMT4" ShapeID="_x0000_i1089" DrawAspect="Content" ObjectID="_1738239418" r:id="rId138"/>
        </w:object>
      </w:r>
      <w:r w:rsidRPr="008C0A39">
        <w:t>, which can be expressed as:</w:t>
      </w:r>
    </w:p>
    <w:p w14:paraId="0F9F8CCD" w14:textId="4F7C5C22" w:rsidR="00FC01EA" w:rsidRPr="008C0A39" w:rsidRDefault="00FC01EA" w:rsidP="00FC01EA">
      <w:pPr>
        <w:pStyle w:val="MTDisplayEquation"/>
      </w:pPr>
      <w:r w:rsidRPr="008C0A39">
        <w:tab/>
      </w:r>
      <w:r w:rsidRPr="008C0A39">
        <w:rPr>
          <w:position w:val="-12"/>
        </w:rPr>
        <w:object w:dxaOrig="1540" w:dyaOrig="360" w14:anchorId="59DC6545">
          <v:shape id="_x0000_i1090" type="#_x0000_t75" style="width:77pt;height:18.15pt" o:ole="">
            <v:imagedata r:id="rId139" o:title=""/>
          </v:shape>
          <o:OLEObject Type="Embed" ProgID="Equation.DSMT4" ShapeID="_x0000_i1090" DrawAspect="Content" ObjectID="_1738239419" r:id="rId140"/>
        </w:object>
      </w:r>
      <w:r w:rsidRPr="008C0A39">
        <w:tab/>
      </w:r>
      <w:r w:rsidRPr="008C0A39">
        <w:fldChar w:fldCharType="begin"/>
      </w:r>
      <w:r w:rsidRPr="008C0A39">
        <w:instrText xml:space="preserve"> MACROBUTTON MTPlaceRef \* MERGEFORMAT </w:instrText>
      </w:r>
      <w:r w:rsidRPr="008C0A39">
        <w:fldChar w:fldCharType="begin"/>
      </w:r>
      <w:r w:rsidRPr="008C0A39">
        <w:instrText xml:space="preserve"> SEQ MTEqn \h \* MERGEFORMAT </w:instrText>
      </w:r>
      <w:r w:rsidRPr="008C0A39">
        <w:fldChar w:fldCharType="end"/>
      </w:r>
      <w:r w:rsidRPr="008C0A39">
        <w:instrText>(</w:instrText>
      </w:r>
      <w:fldSimple w:instr=" SEQ MTEqn \c \* Arabic \* MERGEFORMAT ">
        <w:r w:rsidR="00BF3701">
          <w:rPr>
            <w:noProof/>
          </w:rPr>
          <w:instrText>21</w:instrText>
        </w:r>
      </w:fldSimple>
      <w:r w:rsidRPr="008C0A39">
        <w:instrText>)</w:instrText>
      </w:r>
      <w:r w:rsidRPr="008C0A39">
        <w:fldChar w:fldCharType="end"/>
      </w:r>
    </w:p>
    <w:p w14:paraId="1BA9DA10" w14:textId="7C1C1B73" w:rsidR="00FC01EA" w:rsidRPr="008C0A39" w:rsidRDefault="00164B60" w:rsidP="00164B60">
      <w:pPr>
        <w:pStyle w:val="MDPI21heading1"/>
        <w:rPr>
          <w:rFonts w:eastAsiaTheme="minorEastAsia"/>
          <w:lang w:eastAsia="zh-CN"/>
        </w:rPr>
      </w:pPr>
      <w:r w:rsidRPr="008C0A39">
        <w:rPr>
          <w:rFonts w:eastAsiaTheme="minorEastAsia" w:hint="eastAsia"/>
          <w:lang w:eastAsia="zh-CN"/>
        </w:rPr>
        <w:t>3</w:t>
      </w:r>
      <w:r w:rsidRPr="008C0A39">
        <w:rPr>
          <w:rFonts w:eastAsiaTheme="minorEastAsia"/>
          <w:lang w:eastAsia="zh-CN"/>
        </w:rPr>
        <w:t xml:space="preserve">. </w:t>
      </w:r>
      <w:r w:rsidRPr="008C0A39">
        <w:t>DACMP for Cooperative search-track mission planning</w:t>
      </w:r>
    </w:p>
    <w:p w14:paraId="3B20865C" w14:textId="1F5F3A2B" w:rsidR="00164B60" w:rsidRPr="008C0A39" w:rsidRDefault="006165BA" w:rsidP="007152F6">
      <w:pPr>
        <w:pStyle w:val="MDPI31text"/>
      </w:pPr>
      <w:r w:rsidRPr="008C0A39">
        <w:rPr>
          <w:highlight w:val="yellow"/>
        </w:rPr>
        <w:t>Suppose there are N UAVs performing cooperative search-tracking tasks, and each UAV corresponds to a particle swarm that consists of M particles representing possible solutions of the optimal state vector. Each particle can be regarded as a search individual with flight speed and direction in an n-dimensional search space, and the current position of the particle is a candidate solution to the corresponding optimization problem. The value of the objective function at each particle state is evaluated by introducing the fitness function under the constraint set, which is the key to the algorithm. The flight process of the particles is equivalent to the individual search process. The particles explore the state space and find the optimal solution by referring to their previous best flight experience and the experience of other individuals in the swarm.</w:t>
      </w:r>
    </w:p>
    <w:p w14:paraId="25CB6BCE" w14:textId="77777777" w:rsidR="008A05F0" w:rsidRPr="009F1378" w:rsidRDefault="008A05F0" w:rsidP="009F1378">
      <w:pPr>
        <w:pStyle w:val="MDPI22heading2"/>
      </w:pPr>
      <w:r w:rsidRPr="009F1378">
        <w:rPr>
          <w:rFonts w:eastAsiaTheme="minorEastAsia" w:hint="eastAsia"/>
        </w:rPr>
        <w:t>3</w:t>
      </w:r>
      <w:r w:rsidRPr="009F1378">
        <w:rPr>
          <w:rFonts w:eastAsiaTheme="minorEastAsia"/>
        </w:rPr>
        <w:t xml:space="preserve">.1. </w:t>
      </w:r>
      <w:r w:rsidRPr="009F1378">
        <w:t>Objective Function</w:t>
      </w:r>
    </w:p>
    <w:p w14:paraId="07F37883" w14:textId="77777777" w:rsidR="008A05F0" w:rsidRPr="008C0A39" w:rsidRDefault="008A05F0" w:rsidP="008A05F0">
      <w:pPr>
        <w:pStyle w:val="MDPI23heading3"/>
        <w:rPr>
          <w:rFonts w:eastAsiaTheme="minorEastAsia"/>
        </w:rPr>
      </w:pPr>
      <w:r w:rsidRPr="008C0A39">
        <w:rPr>
          <w:rFonts w:eastAsiaTheme="minorEastAsia" w:hint="eastAsia"/>
        </w:rPr>
        <w:t>3</w:t>
      </w:r>
      <w:r w:rsidRPr="008C0A39">
        <w:rPr>
          <w:rFonts w:eastAsiaTheme="minorEastAsia"/>
        </w:rPr>
        <w:t>.1.1. Search benefit function</w:t>
      </w:r>
    </w:p>
    <w:p w14:paraId="7574F875" w14:textId="1999CFD5" w:rsidR="009C7472" w:rsidRDefault="008A05F0" w:rsidP="002A3718">
      <w:pPr>
        <w:pStyle w:val="MDPI31text"/>
      </w:pPr>
      <w:r w:rsidRPr="008C0A39">
        <w:rPr>
          <w:rFonts w:eastAsiaTheme="minorEastAsia"/>
        </w:rPr>
        <w:t xml:space="preserve">When a UAV performs a search mission, the goal of the search mission is to reduce the uncertainty in the mission area to maximize the probability of detection of target. Therefore, UAVs tend to fly to </w:t>
      </w:r>
      <w:r w:rsidR="002A7D9B">
        <w:rPr>
          <w:rFonts w:eastAsiaTheme="minorEastAsia"/>
        </w:rPr>
        <w:t xml:space="preserve">the </w:t>
      </w:r>
      <w:r w:rsidRPr="008C0A39">
        <w:rPr>
          <w:rFonts w:eastAsiaTheme="minorEastAsia"/>
        </w:rPr>
        <w:t>locations with high uncertainty. The bottom layer of the map pyramid only considers information about the current location of the particle</w:t>
      </w:r>
      <w:r w:rsidR="001B0360" w:rsidRPr="008C0A39">
        <w:rPr>
          <w:rFonts w:eastAsiaTheme="minorEastAsia"/>
        </w:rPr>
        <w:t xml:space="preserve"> and lacks knowledge of the whole map</w:t>
      </w:r>
      <w:r w:rsidR="001B0360" w:rsidRPr="008C0A39">
        <w:t xml:space="preserve">, </w:t>
      </w:r>
      <w:r w:rsidR="002A3718" w:rsidRPr="008C0A39">
        <w:rPr>
          <w:rFonts w:eastAsiaTheme="minorEastAsia"/>
        </w:rPr>
        <w:t xml:space="preserve">which will lead the algorithm to enter a local optimum and repeat the search in a small area. </w:t>
      </w:r>
      <w:r w:rsidR="002A3718" w:rsidRPr="004A1655">
        <w:rPr>
          <w:rFonts w:eastAsiaTheme="minorEastAsia"/>
          <w:color w:val="4472C4" w:themeColor="accent1"/>
        </w:rPr>
        <w:t xml:space="preserve">For example, the local optimum may cause the UAV to enter the searched area, thus weakening the search performance of the UAV swarm. </w:t>
      </w:r>
      <w:r w:rsidRPr="002A7D9B">
        <w:rPr>
          <w:rFonts w:eastAsiaTheme="minorEastAsia"/>
          <w:color w:val="4472C4" w:themeColor="accent1"/>
          <w:highlight w:val="yellow"/>
        </w:rPr>
        <w:t xml:space="preserve">And the top layer of the map pyramid loses the detail information, which leads to low accuracy. </w:t>
      </w:r>
      <w:r w:rsidRPr="008C0A39">
        <w:rPr>
          <w:rFonts w:eastAsiaTheme="minorEastAsia"/>
          <w:highlight w:val="yellow"/>
        </w:rPr>
        <w:t xml:space="preserve">Therefore, </w:t>
      </w:r>
      <w:r w:rsidR="004A68BE">
        <w:t xml:space="preserve">a </w:t>
      </w:r>
      <w:r w:rsidR="004A68BE" w:rsidRPr="002E0749">
        <w:t>bidirectional process</w:t>
      </w:r>
      <w:r w:rsidR="004A68BE">
        <w:t xml:space="preserve"> as shown in </w:t>
      </w:r>
      <w:r w:rsidR="004A68BE" w:rsidRPr="008C0A39">
        <w:rPr>
          <w:rFonts w:eastAsiaTheme="minorEastAsia"/>
          <w:highlight w:val="yellow"/>
        </w:rPr>
        <w:fldChar w:fldCharType="begin"/>
      </w:r>
      <w:r w:rsidR="004A68BE" w:rsidRPr="008C0A39">
        <w:rPr>
          <w:rFonts w:eastAsiaTheme="minorEastAsia"/>
          <w:highlight w:val="yellow"/>
        </w:rPr>
        <w:instrText xml:space="preserve"> REF _Ref124877159 \h  \* MERGEFORMAT </w:instrText>
      </w:r>
      <w:r w:rsidR="004A68BE" w:rsidRPr="008C0A39">
        <w:rPr>
          <w:rFonts w:eastAsiaTheme="minorEastAsia"/>
          <w:highlight w:val="yellow"/>
        </w:rPr>
      </w:r>
      <w:r w:rsidR="004A68BE" w:rsidRPr="008C0A39">
        <w:rPr>
          <w:rFonts w:eastAsiaTheme="minorEastAsia"/>
          <w:highlight w:val="yellow"/>
        </w:rPr>
        <w:fldChar w:fldCharType="separate"/>
      </w:r>
      <w:r w:rsidR="00BF3701" w:rsidRPr="00BF3701">
        <w:rPr>
          <w:highlight w:val="yellow"/>
        </w:rPr>
        <w:t xml:space="preserve">Figure </w:t>
      </w:r>
      <w:r w:rsidR="00BF3701" w:rsidRPr="00BF3701">
        <w:rPr>
          <w:noProof/>
          <w:highlight w:val="yellow"/>
        </w:rPr>
        <w:t>4</w:t>
      </w:r>
      <w:r w:rsidR="004A68BE" w:rsidRPr="008C0A39">
        <w:rPr>
          <w:rFonts w:eastAsiaTheme="minorEastAsia"/>
          <w:highlight w:val="yellow"/>
        </w:rPr>
        <w:fldChar w:fldCharType="end"/>
      </w:r>
      <w:r w:rsidR="004A68BE">
        <w:rPr>
          <w:rFonts w:eastAsiaTheme="minorEastAsia"/>
          <w:highlight w:val="yellow"/>
        </w:rPr>
        <w:t xml:space="preserve"> </w:t>
      </w:r>
      <w:r w:rsidR="004A68BE">
        <w:t>is designed</w:t>
      </w:r>
      <w:r w:rsidR="004A68BE" w:rsidRPr="008C0A39">
        <w:rPr>
          <w:rFonts w:eastAsiaTheme="minorEastAsia"/>
          <w:highlight w:val="yellow"/>
        </w:rPr>
        <w:t xml:space="preserve"> to solve this problem</w:t>
      </w:r>
      <w:r w:rsidR="004A68BE">
        <w:t>, which can be described as:</w:t>
      </w:r>
    </w:p>
    <w:p w14:paraId="0339EC77" w14:textId="75A3098B" w:rsidR="004A68BE" w:rsidRDefault="00BF3701" w:rsidP="00BF3701">
      <w:pPr>
        <w:pStyle w:val="MTDisplayEquation"/>
        <w:rPr>
          <w:rFonts w:eastAsiaTheme="minorEastAsia"/>
        </w:rPr>
      </w:pPr>
      <w:r>
        <w:rPr>
          <w:rFonts w:eastAsiaTheme="minorEastAsia"/>
        </w:rPr>
        <w:tab/>
      </w:r>
      <w:r w:rsidR="0084377E" w:rsidRPr="00BF3701">
        <w:rPr>
          <w:rFonts w:eastAsiaTheme="minorEastAsia"/>
          <w:position w:val="-14"/>
        </w:rPr>
        <w:object w:dxaOrig="2780" w:dyaOrig="380" w14:anchorId="054E98C1">
          <v:shape id="_x0000_i1091" type="#_x0000_t75" style="width:139pt;height:19.1pt" o:ole="">
            <v:imagedata r:id="rId141" o:title=""/>
          </v:shape>
          <o:OLEObject Type="Embed" ProgID="Equation.DSMT4" ShapeID="_x0000_i1091" DrawAspect="Content" ObjectID="_1738239420" r:id="rId142"/>
        </w:object>
      </w:r>
      <w:r>
        <w:rPr>
          <w:rFonts w:eastAsiaTheme="minorEastAsia"/>
        </w:rPr>
        <w:tab/>
      </w:r>
      <w:r>
        <w:rPr>
          <w:rFonts w:eastAsiaTheme="minorEastAsia"/>
        </w:rPr>
        <w:fldChar w:fldCharType="begin"/>
      </w:r>
      <w:r>
        <w:rPr>
          <w:rFonts w:eastAsiaTheme="minorEastAsia"/>
        </w:rPr>
        <w:instrText xml:space="preserve"> MACROBUTTON MTPlaceRef \* MERGEFORMAT </w:instrText>
      </w:r>
      <w:r>
        <w:rPr>
          <w:rFonts w:eastAsiaTheme="minorEastAsia"/>
        </w:rPr>
        <w:fldChar w:fldCharType="begin"/>
      </w:r>
      <w:r>
        <w:rPr>
          <w:rFonts w:eastAsiaTheme="minorEastAsia"/>
        </w:rPr>
        <w:instrText xml:space="preserve"> SEQ MTEqn \h \* MERGEFORMAT </w:instrText>
      </w:r>
      <w:r>
        <w:rPr>
          <w:rFonts w:eastAsiaTheme="minorEastAsia"/>
        </w:rPr>
        <w:fldChar w:fldCharType="end"/>
      </w:r>
      <w:r>
        <w:rPr>
          <w:rFonts w:eastAsiaTheme="minorEastAsia"/>
        </w:rPr>
        <w:instrText>(</w:instrText>
      </w:r>
      <w:r>
        <w:rPr>
          <w:rFonts w:eastAsiaTheme="minorEastAsia"/>
        </w:rPr>
        <w:fldChar w:fldCharType="begin"/>
      </w:r>
      <w:r>
        <w:rPr>
          <w:rFonts w:eastAsiaTheme="minorEastAsia"/>
        </w:rPr>
        <w:instrText xml:space="preserve"> SEQ MTEqn \c \* Arabic \* MERGEFORMAT </w:instrText>
      </w:r>
      <w:r>
        <w:rPr>
          <w:rFonts w:eastAsiaTheme="minorEastAsia"/>
        </w:rPr>
        <w:fldChar w:fldCharType="separate"/>
      </w:r>
      <w:r>
        <w:rPr>
          <w:rFonts w:eastAsiaTheme="minorEastAsia"/>
          <w:noProof/>
        </w:rPr>
        <w:instrText>22</w:instrText>
      </w:r>
      <w:r>
        <w:rPr>
          <w:rFonts w:eastAsiaTheme="minorEastAsia"/>
        </w:rPr>
        <w:fldChar w:fldCharType="end"/>
      </w:r>
      <w:r>
        <w:rPr>
          <w:rFonts w:eastAsiaTheme="minorEastAsia"/>
        </w:rPr>
        <w:instrText>)</w:instrText>
      </w:r>
      <w:r>
        <w:rPr>
          <w:rFonts w:eastAsiaTheme="minorEastAsia"/>
        </w:rPr>
        <w:fldChar w:fldCharType="end"/>
      </w:r>
    </w:p>
    <w:p w14:paraId="64F4333D" w14:textId="1E7642E0" w:rsidR="00AC3C35" w:rsidRPr="00AC3C35" w:rsidRDefault="006D194B" w:rsidP="006D194B">
      <w:pPr>
        <w:pStyle w:val="MDPI31text"/>
        <w:ind w:firstLine="0"/>
        <w:rPr>
          <w:rFonts w:eastAsiaTheme="minorEastAsia"/>
        </w:rPr>
      </w:pPr>
      <w:r w:rsidRPr="008C0A39">
        <w:t xml:space="preserve">where </w:t>
      </w:r>
      <w:r w:rsidRPr="008C0A39">
        <w:rPr>
          <w:position w:val="-12"/>
        </w:rPr>
        <w:object w:dxaOrig="380" w:dyaOrig="380" w14:anchorId="595AC13B">
          <v:shape id="_x0000_i1092" type="#_x0000_t75" style="width:19.1pt;height:19.1pt" o:ole="">
            <v:imagedata r:id="rId143" o:title=""/>
          </v:shape>
          <o:OLEObject Type="Embed" ProgID="Equation.DSMT4" ShapeID="_x0000_i1092" DrawAspect="Content" ObjectID="_1738239421" r:id="rId144"/>
        </w:object>
      </w:r>
      <w:r w:rsidRPr="008C0A39">
        <w:rPr>
          <w:lang w:eastAsia="zh-CN"/>
        </w:rPr>
        <w:t xml:space="preserve">and </w:t>
      </w:r>
      <w:r w:rsidRPr="008C0A39">
        <w:rPr>
          <w:position w:val="-14"/>
        </w:rPr>
        <w:object w:dxaOrig="460" w:dyaOrig="400" w14:anchorId="09B3D625">
          <v:shape id="_x0000_i1093" type="#_x0000_t75" style="width:23.8pt;height:19.4pt" o:ole="">
            <v:imagedata r:id="rId145" o:title=""/>
          </v:shape>
          <o:OLEObject Type="Embed" ProgID="Equation.DSMT4" ShapeID="_x0000_i1093" DrawAspect="Content" ObjectID="_1738239422" r:id="rId146"/>
        </w:object>
      </w:r>
      <w:r w:rsidRPr="008C0A39">
        <w:rPr>
          <w:lang w:eastAsia="zh-CN"/>
        </w:rPr>
        <w:t xml:space="preserve"> are the state of the </w:t>
      </w:r>
      <w:r w:rsidRPr="008C0A39">
        <w:rPr>
          <w:position w:val="-6"/>
          <w:lang w:eastAsia="zh-CN"/>
        </w:rPr>
        <w:object w:dxaOrig="139" w:dyaOrig="260" w14:anchorId="532AF785">
          <v:shape id="_x0000_i1094" type="#_x0000_t75" style="width:7.2pt;height:13.15pt" o:ole="">
            <v:imagedata r:id="rId147" o:title=""/>
          </v:shape>
          <o:OLEObject Type="Embed" ProgID="Equation.DSMT4" ShapeID="_x0000_i1094" DrawAspect="Content" ObjectID="_1738239423" r:id="rId148"/>
        </w:object>
      </w:r>
      <w:r w:rsidRPr="008C0A39">
        <w:rPr>
          <w:lang w:eastAsia="zh-CN"/>
        </w:rPr>
        <w:t xml:space="preserve">-th UAV and its neighbors, respectively. </w:t>
      </w:r>
      <w:r w:rsidRPr="008C0A39">
        <w:rPr>
          <w:position w:val="-12"/>
          <w:lang w:eastAsia="zh-CN"/>
        </w:rPr>
        <w:object w:dxaOrig="276" w:dyaOrig="380" w14:anchorId="32669E5B">
          <v:shape id="_x0000_i1095" type="#_x0000_t75" style="width:13.75pt;height:19.1pt" o:ole="">
            <v:imagedata r:id="rId149" o:title=""/>
          </v:shape>
          <o:OLEObject Type="Embed" ProgID="Equation.DSMT4" ShapeID="_x0000_i1095" DrawAspect="Content" ObjectID="_1738239424" r:id="rId150"/>
        </w:object>
      </w:r>
      <w:r w:rsidRPr="008C0A39">
        <w:rPr>
          <w:lang w:eastAsia="zh-CN"/>
        </w:rPr>
        <w:t xml:space="preserve"> </w:t>
      </w:r>
      <w:r w:rsidRPr="008C0A39">
        <w:rPr>
          <w:rFonts w:hint="eastAsia"/>
          <w:lang w:eastAsia="zh-CN"/>
        </w:rPr>
        <w:t>i</w:t>
      </w:r>
      <w:r w:rsidRPr="008C0A39">
        <w:rPr>
          <w:lang w:eastAsia="zh-CN"/>
        </w:rPr>
        <w:t>s the expected value of next waypoint for this UAV.</w:t>
      </w:r>
      <w:r>
        <w:rPr>
          <w:lang w:eastAsia="zh-CN"/>
        </w:rPr>
        <w:t xml:space="preserve"> </w:t>
      </w:r>
      <w:r w:rsidRPr="008C0A39">
        <w:rPr>
          <w:color w:val="FF0000"/>
          <w:position w:val="-10"/>
        </w:rPr>
        <w:object w:dxaOrig="200" w:dyaOrig="260" w14:anchorId="343530C3">
          <v:shape id="_x0000_i1096" type="#_x0000_t75" style="width:9.7pt;height:13.15pt" o:ole="">
            <v:imagedata r:id="rId151" o:title=""/>
          </v:shape>
          <o:OLEObject Type="Embed" ProgID="Equation.DSMT4" ShapeID="_x0000_i1096" DrawAspect="Content" ObjectID="_1738239425" r:id="rId152"/>
        </w:object>
      </w:r>
      <w:r w:rsidRPr="008C0A39">
        <w:rPr>
          <w:color w:val="FF0000"/>
        </w:rPr>
        <w:t xml:space="preserve"> </w:t>
      </w:r>
      <w:r w:rsidRPr="006D194B">
        <w:rPr>
          <w:color w:val="auto"/>
        </w:rPr>
        <w:t>is the balancing factor</w:t>
      </w:r>
      <w:r w:rsidRPr="006D194B">
        <w:rPr>
          <w:color w:val="auto"/>
          <w:lang w:eastAsia="zh-CN"/>
        </w:rPr>
        <w:t>.</w:t>
      </w:r>
      <w:r w:rsidR="0084377E" w:rsidRPr="006D194B">
        <w:rPr>
          <w:position w:val="-12"/>
          <w:lang w:eastAsia="zh-CN"/>
        </w:rPr>
        <w:object w:dxaOrig="300" w:dyaOrig="380" w14:anchorId="07ABF506">
          <v:shape id="_x0000_i1097" type="#_x0000_t75" style="width:15.05pt;height:19.1pt" o:ole="">
            <v:imagedata r:id="rId153" o:title=""/>
          </v:shape>
          <o:OLEObject Type="Embed" ProgID="Equation.DSMT4" ShapeID="_x0000_i1097" DrawAspect="Content" ObjectID="_1738239426" r:id="rId154"/>
        </w:object>
      </w:r>
      <w:r>
        <w:rPr>
          <w:lang w:eastAsia="zh-CN"/>
        </w:rPr>
        <w:t xml:space="preserve"> is the </w:t>
      </w:r>
      <w:r w:rsidRPr="008C0A39">
        <w:t>bottom-up search</w:t>
      </w:r>
      <w:r>
        <w:t xml:space="preserve"> value and </w:t>
      </w:r>
      <w:r w:rsidR="0084377E" w:rsidRPr="006D194B">
        <w:rPr>
          <w:position w:val="-12"/>
        </w:rPr>
        <w:object w:dxaOrig="279" w:dyaOrig="380" w14:anchorId="6748369C">
          <v:shape id="_x0000_i1098" type="#_x0000_t75" style="width:14.1pt;height:19.1pt" o:ole="">
            <v:imagedata r:id="rId155" o:title=""/>
          </v:shape>
          <o:OLEObject Type="Embed" ProgID="Equation.DSMT4" ShapeID="_x0000_i1098" DrawAspect="Content" ObjectID="_1738239427" r:id="rId156"/>
        </w:object>
      </w:r>
      <w:r>
        <w:t xml:space="preserve"> is the </w:t>
      </w:r>
      <w:r w:rsidRPr="008C0A39">
        <w:t>top-down search</w:t>
      </w:r>
      <w:r>
        <w:t xml:space="preserve"> value. </w:t>
      </w:r>
    </w:p>
    <w:tbl>
      <w:tblPr>
        <w:tblStyle w:val="a3"/>
        <w:tblW w:w="0" w:type="auto"/>
        <w:tblInd w:w="2547" w:type="dxa"/>
        <w:tblLook w:val="04A0" w:firstRow="1" w:lastRow="0" w:firstColumn="1" w:lastColumn="0" w:noHBand="0" w:noVBand="1"/>
      </w:tblPr>
      <w:tblGrid>
        <w:gridCol w:w="3969"/>
        <w:gridCol w:w="3940"/>
      </w:tblGrid>
      <w:tr w:rsidR="009C7472" w:rsidRPr="008C0A39" w14:paraId="194B35D8" w14:textId="77777777" w:rsidTr="009C7472">
        <w:tc>
          <w:tcPr>
            <w:tcW w:w="3969" w:type="dxa"/>
          </w:tcPr>
          <w:p w14:paraId="383517EB" w14:textId="7673FF4D" w:rsidR="009C7472" w:rsidRPr="008C0A39" w:rsidRDefault="009C7472" w:rsidP="009C7472">
            <w:pPr>
              <w:pStyle w:val="MDPI31text"/>
              <w:ind w:left="0" w:firstLine="0"/>
            </w:pPr>
            <w:ins w:id="11" w:author="张潇" w:date="2022-11-16T15:56:00Z">
              <w:r w:rsidRPr="008C0A39">
                <w:rPr>
                  <w:noProof/>
                  <w:lang w:eastAsia="zh-CN"/>
                </w:rPr>
                <w:drawing>
                  <wp:inline distT="0" distB="0" distL="0" distR="0" wp14:anchorId="74944ACD" wp14:editId="78067E33">
                    <wp:extent cx="1699774" cy="2018862"/>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ymarid1.png"/>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1719512" cy="2042305"/>
                            </a:xfrm>
                            <a:prstGeom prst="rect">
                              <a:avLst/>
                            </a:prstGeom>
                          </pic:spPr>
                        </pic:pic>
                      </a:graphicData>
                    </a:graphic>
                  </wp:inline>
                </w:drawing>
              </w:r>
            </w:ins>
          </w:p>
        </w:tc>
        <w:tc>
          <w:tcPr>
            <w:tcW w:w="3940" w:type="dxa"/>
          </w:tcPr>
          <w:p w14:paraId="67E3629E" w14:textId="689140A9" w:rsidR="009C7472" w:rsidRPr="008C0A39" w:rsidRDefault="009C7472" w:rsidP="009C7472">
            <w:pPr>
              <w:pStyle w:val="MDPI31text"/>
              <w:ind w:left="0" w:firstLine="0"/>
            </w:pPr>
            <w:r w:rsidRPr="008C0A39">
              <w:rPr>
                <w:noProof/>
                <w:lang w:eastAsia="zh-CN"/>
              </w:rPr>
              <w:drawing>
                <wp:inline distT="0" distB="0" distL="0" distR="0" wp14:anchorId="276A7255" wp14:editId="39B0DFAD">
                  <wp:extent cx="1723156" cy="19690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ymarid2.png"/>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1749701" cy="1999377"/>
                          </a:xfrm>
                          <a:prstGeom prst="rect">
                            <a:avLst/>
                          </a:prstGeom>
                        </pic:spPr>
                      </pic:pic>
                    </a:graphicData>
                  </a:graphic>
                </wp:inline>
              </w:drawing>
            </w:r>
          </w:p>
        </w:tc>
      </w:tr>
      <w:tr w:rsidR="009C7472" w:rsidRPr="008C0A39" w14:paraId="52DDB18D" w14:textId="77777777" w:rsidTr="009C7472">
        <w:tc>
          <w:tcPr>
            <w:tcW w:w="3969" w:type="dxa"/>
          </w:tcPr>
          <w:p w14:paraId="755D6F44" w14:textId="36CA4719" w:rsidR="009C7472" w:rsidRPr="008C0A39" w:rsidRDefault="009C7472" w:rsidP="009C7472">
            <w:pPr>
              <w:pStyle w:val="MDPI31text"/>
              <w:ind w:left="0" w:firstLineChars="600" w:firstLine="1200"/>
            </w:pPr>
            <w:r w:rsidRPr="008C0A39">
              <w:t>(</w:t>
            </w:r>
            <w:r w:rsidRPr="008C0A39">
              <w:rPr>
                <w:b/>
              </w:rPr>
              <w:t>a</w:t>
            </w:r>
            <w:r w:rsidRPr="008C0A39">
              <w:t>)</w:t>
            </w:r>
          </w:p>
        </w:tc>
        <w:tc>
          <w:tcPr>
            <w:tcW w:w="3940" w:type="dxa"/>
          </w:tcPr>
          <w:p w14:paraId="1C826EB4" w14:textId="704E4DE2" w:rsidR="009C7472" w:rsidRPr="008C0A39" w:rsidRDefault="009C7472" w:rsidP="008A05F0">
            <w:pPr>
              <w:pStyle w:val="MDPI31text"/>
              <w:keepNext/>
              <w:ind w:left="0" w:firstLineChars="700" w:firstLine="1400"/>
            </w:pPr>
            <w:r w:rsidRPr="008C0A39">
              <w:t>(</w:t>
            </w:r>
            <w:r w:rsidRPr="008C0A39">
              <w:rPr>
                <w:b/>
              </w:rPr>
              <w:t>b</w:t>
            </w:r>
            <w:r w:rsidRPr="008C0A39">
              <w:t>)</w:t>
            </w:r>
          </w:p>
        </w:tc>
      </w:tr>
    </w:tbl>
    <w:p w14:paraId="23D44350" w14:textId="198ABFAF" w:rsidR="009C7472" w:rsidRPr="008C0A39" w:rsidRDefault="008A05F0" w:rsidP="008A05F0">
      <w:pPr>
        <w:pStyle w:val="MDPI51figurecaption"/>
      </w:pPr>
      <w:bookmarkStart w:id="12" w:name="_Ref124877159"/>
      <w:r w:rsidRPr="008C0A39">
        <w:t xml:space="preserve">Figure </w:t>
      </w:r>
      <w:fldSimple w:instr=" SEQ Figure \* ARABIC ">
        <w:r w:rsidR="00BF3701">
          <w:rPr>
            <w:noProof/>
          </w:rPr>
          <w:t>4</w:t>
        </w:r>
      </w:fldSimple>
      <w:bookmarkEnd w:id="12"/>
      <w:r w:rsidRPr="008C0A39">
        <w:t xml:space="preserve">. The bidirectional process for search </w:t>
      </w:r>
      <w:r w:rsidR="004F30AA" w:rsidRPr="008C0A39">
        <w:t>benefit:</w:t>
      </w:r>
      <w:r w:rsidRPr="008C0A39">
        <w:t xml:space="preserve"> (</w:t>
      </w:r>
      <w:r w:rsidRPr="008C0A39">
        <w:rPr>
          <w:b/>
        </w:rPr>
        <w:t>a</w:t>
      </w:r>
      <w:r w:rsidRPr="008C0A39">
        <w:t xml:space="preserve">) </w:t>
      </w:r>
      <w:r w:rsidRPr="008C0A39">
        <w:rPr>
          <w:rFonts w:ascii="Times New Roman" w:hAnsi="Times New Roman"/>
          <w:lang w:eastAsia="zh-CN"/>
        </w:rPr>
        <w:t xml:space="preserve">bottom-up process; </w:t>
      </w:r>
      <w:r w:rsidRPr="008C0A39">
        <w:t>(</w:t>
      </w:r>
      <w:r w:rsidRPr="008C0A39">
        <w:rPr>
          <w:b/>
        </w:rPr>
        <w:t>b</w:t>
      </w:r>
      <w:r w:rsidRPr="008C0A39">
        <w:t>)</w:t>
      </w:r>
      <w:r w:rsidRPr="008C0A39">
        <w:rPr>
          <w:rFonts w:ascii="Times New Roman" w:hAnsi="Times New Roman"/>
        </w:rPr>
        <w:t xml:space="preserve"> </w:t>
      </w:r>
      <w:r w:rsidRPr="008C0A39">
        <w:rPr>
          <w:rFonts w:ascii="Times New Roman" w:hAnsi="Times New Roman"/>
          <w:lang w:eastAsia="zh-CN"/>
        </w:rPr>
        <w:t>top-down process</w:t>
      </w:r>
      <w:r w:rsidR="00E52028" w:rsidRPr="008C0A39">
        <w:rPr>
          <w:rFonts w:ascii="Times New Roman" w:hAnsi="Times New Roman"/>
          <w:lang w:eastAsia="zh-CN"/>
        </w:rPr>
        <w:t>.</w:t>
      </w:r>
    </w:p>
    <w:p w14:paraId="15D6A62A" w14:textId="23FA2C28" w:rsidR="00AC0AA3" w:rsidRPr="008C0A39" w:rsidRDefault="00562322" w:rsidP="007152F6">
      <w:pPr>
        <w:pStyle w:val="MDPI31text"/>
      </w:pPr>
      <w:r>
        <w:t>B</w:t>
      </w:r>
      <w:r w:rsidRPr="008C0A39">
        <w:t>ottom-up search mechanism</w:t>
      </w:r>
      <w:r>
        <w:rPr>
          <w:rFonts w:ascii="宋体" w:eastAsia="宋体" w:hAnsi="宋体" w:cs="宋体" w:hint="eastAsia"/>
          <w:lang w:eastAsia="zh-CN"/>
        </w:rPr>
        <w:t>:</w:t>
      </w:r>
      <w:r>
        <w:rPr>
          <w:rFonts w:ascii="宋体" w:eastAsia="宋体" w:hAnsi="宋体" w:cs="宋体"/>
          <w:lang w:eastAsia="zh-CN"/>
        </w:rPr>
        <w:t xml:space="preserve"> </w:t>
      </w:r>
      <w:r w:rsidR="008A05F0" w:rsidRPr="008C0A39">
        <w:t xml:space="preserve">To avoid the UAV from </w:t>
      </w:r>
      <w:r w:rsidR="006E0416" w:rsidRPr="008C0A39">
        <w:t>falling into the</w:t>
      </w:r>
      <w:r w:rsidR="008A05F0" w:rsidRPr="008C0A39">
        <w:t xml:space="preserve"> local optimum, we use the </w:t>
      </w:r>
      <w:r w:rsidR="004711DE" w:rsidRPr="008C0A39">
        <w:t>bottom-up search mechanism</w:t>
      </w:r>
      <w:r w:rsidR="008A05F0" w:rsidRPr="008C0A39">
        <w:t xml:space="preserve"> to represent the search benefits as shown in </w:t>
      </w:r>
      <w:r w:rsidR="004711DE" w:rsidRPr="008C0A39">
        <w:fldChar w:fldCharType="begin"/>
      </w:r>
      <w:r w:rsidR="004711DE" w:rsidRPr="008C0A39">
        <w:instrText xml:space="preserve"> REF _Ref124877159 \h </w:instrText>
      </w:r>
      <w:r w:rsidR="004711DE" w:rsidRPr="008C0A39">
        <w:fldChar w:fldCharType="separate"/>
      </w:r>
      <w:r w:rsidR="00BF3701" w:rsidRPr="008C0A39">
        <w:t xml:space="preserve">Figure </w:t>
      </w:r>
      <w:r w:rsidR="00BF3701">
        <w:rPr>
          <w:noProof/>
        </w:rPr>
        <w:t>4</w:t>
      </w:r>
      <w:r w:rsidR="004711DE" w:rsidRPr="008C0A39">
        <w:fldChar w:fldCharType="end"/>
      </w:r>
      <w:r w:rsidR="004711DE" w:rsidRPr="008C0A39">
        <w:t xml:space="preserve">a, </w:t>
      </w:r>
      <w:r w:rsidR="004711DE" w:rsidRPr="008C0A39">
        <w:rPr>
          <w:lang w:eastAsia="zh-CN"/>
        </w:rPr>
        <w:t>which</w:t>
      </w:r>
      <w:r w:rsidR="008A05F0" w:rsidRPr="008C0A39">
        <w:t xml:space="preserve"> can be expressed as:</w:t>
      </w:r>
    </w:p>
    <w:p w14:paraId="2C87D792" w14:textId="29B74D18" w:rsidR="00AC0AA3" w:rsidRPr="008C0A39" w:rsidRDefault="004711DE" w:rsidP="004711DE">
      <w:pPr>
        <w:pStyle w:val="MTDisplayEquation"/>
      </w:pPr>
      <w:r w:rsidRPr="008C0A39">
        <w:lastRenderedPageBreak/>
        <w:tab/>
      </w:r>
      <w:r w:rsidR="0084377E" w:rsidRPr="008C0A39">
        <w:rPr>
          <w:position w:val="-64"/>
        </w:rPr>
        <w:object w:dxaOrig="2580" w:dyaOrig="1280" w14:anchorId="028386C7">
          <v:shape id="_x0000_i1099" type="#_x0000_t75" style="width:128.65pt;height:63.55pt" o:ole="">
            <v:imagedata r:id="rId159" o:title=""/>
          </v:shape>
          <o:OLEObject Type="Embed" ProgID="Equation.DSMT4" ShapeID="_x0000_i1099" DrawAspect="Content" ObjectID="_1738239428" r:id="rId160"/>
        </w:object>
      </w:r>
      <w:r w:rsidRPr="008C0A39">
        <w:tab/>
      </w:r>
      <w:r w:rsidRPr="008C0A39">
        <w:fldChar w:fldCharType="begin"/>
      </w:r>
      <w:r w:rsidRPr="008C0A39">
        <w:instrText xml:space="preserve"> MACROBUTTON MTPlaceRef \* MERGEFORMAT </w:instrText>
      </w:r>
      <w:r w:rsidRPr="008C0A39">
        <w:fldChar w:fldCharType="begin"/>
      </w:r>
      <w:r w:rsidRPr="008C0A39">
        <w:instrText xml:space="preserve"> SEQ MTEqn \h \* MERGEFORMAT </w:instrText>
      </w:r>
      <w:r w:rsidRPr="008C0A39">
        <w:fldChar w:fldCharType="end"/>
      </w:r>
      <w:r w:rsidRPr="008C0A39">
        <w:instrText>(</w:instrText>
      </w:r>
      <w:fldSimple w:instr=" SEQ MTEqn \c \* Arabic \* MERGEFORMAT ">
        <w:r w:rsidR="00BF3701">
          <w:rPr>
            <w:noProof/>
          </w:rPr>
          <w:instrText>23</w:instrText>
        </w:r>
      </w:fldSimple>
      <w:r w:rsidRPr="008C0A39">
        <w:instrText>)</w:instrText>
      </w:r>
      <w:r w:rsidRPr="008C0A39">
        <w:fldChar w:fldCharType="end"/>
      </w:r>
    </w:p>
    <w:p w14:paraId="04B8FA28" w14:textId="27A78FF3" w:rsidR="004711DE" w:rsidRPr="008C0A39" w:rsidRDefault="004A1655" w:rsidP="004711DE">
      <w:pPr>
        <w:pStyle w:val="MDPI31text"/>
        <w:ind w:firstLine="0"/>
      </w:pPr>
      <w:r>
        <w:t xml:space="preserve">where </w:t>
      </w:r>
      <w:r w:rsidR="004711DE" w:rsidRPr="008C0A39">
        <w:rPr>
          <w:position w:val="-10"/>
        </w:rPr>
        <w:object w:dxaOrig="680" w:dyaOrig="340" w14:anchorId="53653F50">
          <v:shape id="_x0000_i1100" type="#_x0000_t75" style="width:34.1pt;height:17.85pt" o:ole="">
            <v:imagedata r:id="rId161" o:title=""/>
          </v:shape>
          <o:OLEObject Type="Embed" ProgID="Equation.DSMT4" ShapeID="_x0000_i1100" DrawAspect="Content" ObjectID="_1738239429" r:id="rId162"/>
        </w:object>
      </w:r>
      <w:r w:rsidR="004711DE" w:rsidRPr="008C0A39">
        <w:t xml:space="preserve"> is the uncertainty about the potential target that exists on the region where the particle in the </w:t>
      </w:r>
      <w:r w:rsidR="004711DE" w:rsidRPr="008C0A39">
        <w:rPr>
          <w:position w:val="-6"/>
        </w:rPr>
        <w:object w:dxaOrig="139" w:dyaOrig="279" w14:anchorId="6E3AB6AD">
          <v:shape id="_x0000_i1101" type="#_x0000_t75" style="width:7.2pt;height:14.1pt" o:ole="">
            <v:imagedata r:id="rId163" o:title=""/>
          </v:shape>
          <o:OLEObject Type="Embed" ProgID="Equation.DSMT4" ShapeID="_x0000_i1101" DrawAspect="Content" ObjectID="_1738239430" r:id="rId164"/>
        </w:object>
      </w:r>
      <w:r w:rsidR="004711DE" w:rsidRPr="008C0A39">
        <w:t xml:space="preserve">-th level of the map pyramid. </w:t>
      </w:r>
      <w:r w:rsidR="004711DE" w:rsidRPr="008C0A39">
        <w:rPr>
          <w:position w:val="-10"/>
        </w:rPr>
        <w:object w:dxaOrig="540" w:dyaOrig="340" w14:anchorId="5D7F0A26">
          <v:shape id="_x0000_i1102" type="#_x0000_t75" style="width:26.9pt;height:16.6pt" o:ole="">
            <v:imagedata r:id="rId165" o:title=""/>
          </v:shape>
          <o:OLEObject Type="Embed" ProgID="Equation.DSMT4" ShapeID="_x0000_i1102" DrawAspect="Content" ObjectID="_1738239431" r:id="rId166"/>
        </w:object>
      </w:r>
      <w:r w:rsidR="004711DE" w:rsidRPr="008C0A39">
        <w:t xml:space="preserve"> is the detection radius of UAV </w:t>
      </w:r>
      <w:r w:rsidR="004711DE" w:rsidRPr="008C0A39">
        <w:rPr>
          <w:position w:val="-6"/>
        </w:rPr>
        <w:object w:dxaOrig="139" w:dyaOrig="260" w14:anchorId="6DB54505">
          <v:shape id="_x0000_i1103" type="#_x0000_t75" style="width:7.2pt;height:13.15pt" o:ole="">
            <v:imagedata r:id="rId167" o:title=""/>
          </v:shape>
          <o:OLEObject Type="Embed" ProgID="Equation.DSMT4" ShapeID="_x0000_i1103" DrawAspect="Content" ObjectID="_1738239432" r:id="rId168"/>
        </w:object>
      </w:r>
      <w:r w:rsidR="004711DE" w:rsidRPr="008C0A39">
        <w:t xml:space="preserve">. A dubins path </w:t>
      </w:r>
      <w:r w:rsidR="004711DE" w:rsidRPr="008C0A39">
        <w:rPr>
          <w:position w:val="-10"/>
        </w:rPr>
        <w:object w:dxaOrig="1060" w:dyaOrig="360" w14:anchorId="5E25BC43">
          <v:shape id="_x0000_i1104" type="#_x0000_t75" style="width:52.9pt;height:16.6pt" o:ole="">
            <v:imagedata r:id="rId169" o:title=""/>
          </v:shape>
          <o:OLEObject Type="Embed" ProgID="Equation.DSMT4" ShapeID="_x0000_i1104" DrawAspect="Content" ObjectID="_1738239433" r:id="rId170"/>
        </w:object>
      </w:r>
      <w:r w:rsidR="004711DE" w:rsidRPr="008C0A39">
        <w:t xml:space="preserve"> is used to measure the </w:t>
      </w:r>
      <w:r w:rsidR="006E0416" w:rsidRPr="008C0A39">
        <w:t>distance</w:t>
      </w:r>
      <w:r w:rsidR="004711DE" w:rsidRPr="008C0A39">
        <w:t xml:space="preserve"> from the particle to the UAV. Taking the 7-layer pyramid as an example, the seventh layer of the pyramid divides the map into 6 x 6 sub areas. The value of each grid represents the synthesis of the uncertainty of this sub area. Areas with high uncertainty should have higher search priority. </w:t>
      </w:r>
    </w:p>
    <w:p w14:paraId="7437C231" w14:textId="1590F8F5" w:rsidR="00AC0AA3" w:rsidRPr="008C0A39" w:rsidRDefault="00562322" w:rsidP="004711DE">
      <w:pPr>
        <w:pStyle w:val="MDPI31text"/>
      </w:pPr>
      <w:r>
        <w:t>T</w:t>
      </w:r>
      <w:r w:rsidRPr="003309D9">
        <w:t>op-down search mechanism</w:t>
      </w:r>
      <w:r>
        <w:t xml:space="preserve">: </w:t>
      </w:r>
      <w:r w:rsidR="003309D9" w:rsidRPr="003309D9">
        <w:t xml:space="preserve">To improve the accuracy of the global metrics and increase the efficiency of the search, we introduced </w:t>
      </w:r>
      <w:r w:rsidR="003309D9">
        <w:t>the</w:t>
      </w:r>
      <w:r w:rsidR="003309D9" w:rsidRPr="003309D9">
        <w:t xml:space="preserve"> top-down search mechanism using a Gaussian pyramid shown</w:t>
      </w:r>
      <w:r w:rsidR="003309D9">
        <w:t xml:space="preserve"> </w:t>
      </w:r>
      <w:r w:rsidR="00426D83">
        <w:t>as</w:t>
      </w:r>
      <w:r w:rsidR="004711DE" w:rsidRPr="008C0A39">
        <w:t xml:space="preserve"> </w:t>
      </w:r>
      <w:r w:rsidR="002A3718" w:rsidRPr="008C0A39">
        <w:fldChar w:fldCharType="begin"/>
      </w:r>
      <w:r w:rsidR="002A3718" w:rsidRPr="008C0A39">
        <w:instrText xml:space="preserve"> REF _Ref124877159 \h </w:instrText>
      </w:r>
      <w:r w:rsidR="002A3718" w:rsidRPr="008C0A39">
        <w:fldChar w:fldCharType="separate"/>
      </w:r>
      <w:r w:rsidR="00BF3701" w:rsidRPr="008C0A39">
        <w:t xml:space="preserve">Figure </w:t>
      </w:r>
      <w:r w:rsidR="00BF3701">
        <w:rPr>
          <w:noProof/>
        </w:rPr>
        <w:t>4</w:t>
      </w:r>
      <w:r w:rsidR="002A3718" w:rsidRPr="008C0A39">
        <w:fldChar w:fldCharType="end"/>
      </w:r>
      <w:r w:rsidR="002A3718" w:rsidRPr="008C0A39">
        <w:t>b</w:t>
      </w:r>
      <w:r w:rsidR="00426D83">
        <w:t>, which is designed as follows:</w:t>
      </w:r>
      <w:r w:rsidR="004711DE" w:rsidRPr="008C0A39">
        <w:t xml:space="preserve"> </w:t>
      </w:r>
      <w:r w:rsidR="003309D9">
        <w:t>(</w:t>
      </w:r>
      <w:r w:rsidR="003309D9" w:rsidRPr="003309D9">
        <w:rPr>
          <w:highlight w:val="yellow"/>
        </w:rPr>
        <w:t>P</w:t>
      </w:r>
      <w:r w:rsidR="003309D9" w:rsidRPr="003309D9">
        <w:rPr>
          <w:rFonts w:ascii="宋体" w:eastAsia="宋体" w:hAnsi="宋体" w:cs="宋体" w:hint="eastAsia"/>
          <w:highlight w:val="yellow"/>
          <w:lang w:eastAsia="zh-CN"/>
        </w:rPr>
        <w:t>怎么算的缺乏解释</w:t>
      </w:r>
      <w:r w:rsidR="003309D9" w:rsidRPr="003309D9">
        <w:rPr>
          <w:highlight w:val="yellow"/>
        </w:rPr>
        <w:t>)</w:t>
      </w:r>
    </w:p>
    <w:p w14:paraId="0FCBCC58" w14:textId="21CD5BC4" w:rsidR="00AC0AA3" w:rsidRPr="008C0A39" w:rsidRDefault="002A3718" w:rsidP="002A3718">
      <w:pPr>
        <w:pStyle w:val="MTDisplayEquation"/>
      </w:pPr>
      <w:r w:rsidRPr="008C0A39">
        <w:tab/>
      </w:r>
      <w:r w:rsidR="00D65EB6" w:rsidRPr="00D65EB6">
        <w:rPr>
          <w:position w:val="-10"/>
        </w:rPr>
        <w:object w:dxaOrig="2340" w:dyaOrig="340" w14:anchorId="336C9A6C">
          <v:shape id="_x0000_i1105" type="#_x0000_t75" style="width:117.1pt;height:16.9pt" o:ole="">
            <v:imagedata r:id="rId171" o:title=""/>
          </v:shape>
          <o:OLEObject Type="Embed" ProgID="Equation.DSMT4" ShapeID="_x0000_i1105" DrawAspect="Content" ObjectID="_1738239434" r:id="rId172"/>
        </w:object>
      </w:r>
      <w:r w:rsidRPr="008C0A39">
        <w:tab/>
      </w:r>
      <w:r w:rsidRPr="008C0A39">
        <w:fldChar w:fldCharType="begin"/>
      </w:r>
      <w:r w:rsidRPr="008C0A39">
        <w:instrText xml:space="preserve"> MACROBUTTON MTPlaceRef \* MERGEFORMAT </w:instrText>
      </w:r>
      <w:r w:rsidRPr="008C0A39">
        <w:fldChar w:fldCharType="begin"/>
      </w:r>
      <w:r w:rsidRPr="008C0A39">
        <w:instrText xml:space="preserve"> SEQ MTEqn \h \* MERGEFORMAT </w:instrText>
      </w:r>
      <w:r w:rsidRPr="008C0A39">
        <w:fldChar w:fldCharType="end"/>
      </w:r>
      <w:r w:rsidRPr="008C0A39">
        <w:instrText>(</w:instrText>
      </w:r>
      <w:fldSimple w:instr=" SEQ MTEqn \c \* Arabic \* MERGEFORMAT ">
        <w:r w:rsidR="00BF3701">
          <w:rPr>
            <w:noProof/>
          </w:rPr>
          <w:instrText>24</w:instrText>
        </w:r>
      </w:fldSimple>
      <w:r w:rsidRPr="008C0A39">
        <w:instrText>)</w:instrText>
      </w:r>
      <w:r w:rsidRPr="008C0A39">
        <w:fldChar w:fldCharType="end"/>
      </w:r>
    </w:p>
    <w:p w14:paraId="369B65CD" w14:textId="2BEDDD93" w:rsidR="002A3718" w:rsidRPr="00220C0E" w:rsidRDefault="00426D83" w:rsidP="002A3718">
      <w:pPr>
        <w:pStyle w:val="MDPI31text"/>
        <w:ind w:firstLine="0"/>
        <w:rPr>
          <w:color w:val="auto"/>
        </w:rPr>
      </w:pPr>
      <w:r w:rsidRPr="009F1378">
        <w:rPr>
          <w:color w:val="auto"/>
        </w:rPr>
        <w:t xml:space="preserve">As shown in </w:t>
      </w:r>
      <w:r w:rsidRPr="009F1378">
        <w:rPr>
          <w:color w:val="auto"/>
        </w:rPr>
        <w:fldChar w:fldCharType="begin"/>
      </w:r>
      <w:r w:rsidRPr="009F1378">
        <w:rPr>
          <w:color w:val="auto"/>
        </w:rPr>
        <w:instrText xml:space="preserve"> REF _Ref124880639 \h </w:instrText>
      </w:r>
      <w:r w:rsidR="009F1378">
        <w:rPr>
          <w:color w:val="auto"/>
        </w:rPr>
        <w:instrText xml:space="preserve"> \* MERGEFORMAT </w:instrText>
      </w:r>
      <w:r w:rsidRPr="009F1378">
        <w:rPr>
          <w:color w:val="auto"/>
        </w:rPr>
      </w:r>
      <w:r w:rsidRPr="009F1378">
        <w:rPr>
          <w:color w:val="auto"/>
        </w:rPr>
        <w:fldChar w:fldCharType="separate"/>
      </w:r>
      <w:r w:rsidRPr="009F1378">
        <w:rPr>
          <w:color w:val="auto"/>
        </w:rPr>
        <w:t>Figure 5</w:t>
      </w:r>
      <w:r w:rsidRPr="009F1378">
        <w:rPr>
          <w:color w:val="auto"/>
        </w:rPr>
        <w:fldChar w:fldCharType="end"/>
      </w:r>
      <w:r w:rsidRPr="00220C0E">
        <w:rPr>
          <w:color w:val="auto"/>
        </w:rPr>
        <w:t>,</w:t>
      </w:r>
      <w:r>
        <w:rPr>
          <w:color w:val="FF0000"/>
        </w:rPr>
        <w:t xml:space="preserve"> </w:t>
      </w:r>
      <w:r>
        <w:t>t</w:t>
      </w:r>
      <w:r w:rsidRPr="008C0A39">
        <w:t xml:space="preserve">he global indicator </w:t>
      </w:r>
      <w:r w:rsidRPr="008C0A39">
        <w:rPr>
          <w:position w:val="-10"/>
        </w:rPr>
        <w:object w:dxaOrig="700" w:dyaOrig="300" w14:anchorId="5C9DC46C">
          <v:shape id="_x0000_i1106" type="#_x0000_t75" style="width:34.75pt;height:14.7pt" o:ole="">
            <v:imagedata r:id="rId173" o:title=""/>
          </v:shape>
          <o:OLEObject Type="Embed" ProgID="Equation.DSMT4" ShapeID="_x0000_i1106" DrawAspect="Content" ObjectID="_1738239435" r:id="rId174"/>
        </w:object>
      </w:r>
      <w:r w:rsidRPr="008C0A39">
        <w:t xml:space="preserve"> represented by the center of the nearby area in a larger view</w:t>
      </w:r>
      <w:r>
        <w:t xml:space="preserve">. </w:t>
      </w:r>
      <w:r w:rsidRPr="008C0A39">
        <w:rPr>
          <w:color w:val="FF0000"/>
          <w:position w:val="-10"/>
        </w:rPr>
        <w:object w:dxaOrig="1440" w:dyaOrig="340" w14:anchorId="72A589C5">
          <v:shape id="_x0000_i1107" type="#_x0000_t75" style="width:72.3pt;height:18.15pt" o:ole="">
            <v:imagedata r:id="rId175" o:title=""/>
          </v:shape>
          <o:OLEObject Type="Embed" ProgID="Equation.DSMT4" ShapeID="_x0000_i1107" DrawAspect="Content" ObjectID="_1738239436" r:id="rId176"/>
        </w:object>
      </w:r>
      <w:r w:rsidR="002A3718" w:rsidRPr="008C0A39">
        <w:rPr>
          <w:color w:val="FF0000"/>
        </w:rPr>
        <w:t xml:space="preserve"> </w:t>
      </w:r>
      <w:r w:rsidR="002A3718" w:rsidRPr="00220C0E">
        <w:rPr>
          <w:color w:val="auto"/>
        </w:rPr>
        <w:t xml:space="preserve">is the angle among the position of UAV, </w:t>
      </w:r>
      <w:r w:rsidR="00220C0E" w:rsidRPr="00220C0E">
        <w:rPr>
          <w:color w:val="auto"/>
        </w:rPr>
        <w:t>candidate particle,</w:t>
      </w:r>
      <w:r w:rsidR="002A3718" w:rsidRPr="00220C0E">
        <w:rPr>
          <w:color w:val="auto"/>
        </w:rPr>
        <w:t xml:space="preserve"> and the global indicator </w:t>
      </w:r>
      <w:r w:rsidR="00220C0E" w:rsidRPr="00220C0E">
        <w:rPr>
          <w:color w:val="auto"/>
          <w:position w:val="-4"/>
        </w:rPr>
        <w:object w:dxaOrig="220" w:dyaOrig="240" w14:anchorId="53A330FE">
          <v:shape id="_x0000_i1108" type="#_x0000_t75" style="width:10.35pt;height:12.2pt" o:ole="">
            <v:imagedata r:id="rId177" o:title=""/>
          </v:shape>
          <o:OLEObject Type="Embed" ProgID="Equation.DSMT4" ShapeID="_x0000_i1108" DrawAspect="Content" ObjectID="_1738239437" r:id="rId178"/>
        </w:object>
      </w:r>
      <w:r w:rsidR="00220C0E" w:rsidRPr="00220C0E">
        <w:rPr>
          <w:color w:val="auto"/>
        </w:rPr>
        <w:t>. It</w:t>
      </w:r>
      <w:r w:rsidR="002A3718" w:rsidRPr="00220C0E">
        <w:rPr>
          <w:color w:val="auto"/>
        </w:rPr>
        <w:t xml:space="preserve"> makes the optimized </w:t>
      </w:r>
      <w:r w:rsidRPr="00220C0E">
        <w:rPr>
          <w:color w:val="auto"/>
        </w:rPr>
        <w:t xml:space="preserve">waypoint </w:t>
      </w:r>
      <w:r w:rsidR="002A3718" w:rsidRPr="00220C0E">
        <w:rPr>
          <w:color w:val="auto"/>
        </w:rPr>
        <w:t xml:space="preserve">more inclined to the direction of global indicator </w:t>
      </w:r>
      <w:r w:rsidR="00220C0E" w:rsidRPr="00220C0E">
        <w:rPr>
          <w:color w:val="auto"/>
        </w:rPr>
        <w:t>and</w:t>
      </w:r>
      <w:r w:rsidR="002A3718" w:rsidRPr="00220C0E">
        <w:rPr>
          <w:color w:val="auto"/>
        </w:rPr>
        <w:t xml:space="preserve"> guide</w:t>
      </w:r>
      <w:r w:rsidR="00220C0E" w:rsidRPr="00220C0E">
        <w:rPr>
          <w:color w:val="auto"/>
        </w:rPr>
        <w:t>s</w:t>
      </w:r>
      <w:r w:rsidR="002A3718" w:rsidRPr="00220C0E">
        <w:rPr>
          <w:color w:val="auto"/>
        </w:rPr>
        <w:t xml:space="preserve"> the UAV to search </w:t>
      </w:r>
      <w:r w:rsidR="00220C0E" w:rsidRPr="00220C0E">
        <w:rPr>
          <w:color w:val="auto"/>
        </w:rPr>
        <w:t>in</w:t>
      </w:r>
      <w:r w:rsidR="002A3718" w:rsidRPr="00220C0E">
        <w:rPr>
          <w:color w:val="auto"/>
        </w:rPr>
        <w:t xml:space="preserve"> h</w:t>
      </w:r>
      <w:r w:rsidR="00220C0E" w:rsidRPr="00220C0E">
        <w:rPr>
          <w:color w:val="auto"/>
        </w:rPr>
        <w:t xml:space="preserve"> the direction of the high uncertainty region, thus improving the mission search efficiency.</w:t>
      </w:r>
    </w:p>
    <w:p w14:paraId="53FF41A8" w14:textId="77777777" w:rsidR="002A3718" w:rsidRPr="008C0A39" w:rsidRDefault="002A3718" w:rsidP="002A3718">
      <w:pPr>
        <w:pStyle w:val="MDPI52figure"/>
        <w:keepNext/>
      </w:pPr>
      <w:r w:rsidRPr="008C0A39">
        <w:rPr>
          <w:noProof/>
        </w:rPr>
        <w:drawing>
          <wp:inline distT="0" distB="0" distL="0" distR="0" wp14:anchorId="7391556B" wp14:editId="2986D8C4">
            <wp:extent cx="2042556" cy="165761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lobal indicator.png"/>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2118757" cy="1719454"/>
                    </a:xfrm>
                    <a:prstGeom prst="rect">
                      <a:avLst/>
                    </a:prstGeom>
                  </pic:spPr>
                </pic:pic>
              </a:graphicData>
            </a:graphic>
          </wp:inline>
        </w:drawing>
      </w:r>
    </w:p>
    <w:p w14:paraId="6FEE49F7" w14:textId="3E879436" w:rsidR="002A3718" w:rsidRPr="008C0A39" w:rsidRDefault="002A3718" w:rsidP="002A3718">
      <w:pPr>
        <w:pStyle w:val="MDPI51figurecaption"/>
      </w:pPr>
      <w:bookmarkStart w:id="13" w:name="_Ref124880639"/>
      <w:r w:rsidRPr="008C0A39">
        <w:t xml:space="preserve">Figure </w:t>
      </w:r>
      <w:fldSimple w:instr=" SEQ Figure \* ARABIC ">
        <w:r w:rsidR="00BF3701">
          <w:rPr>
            <w:noProof/>
          </w:rPr>
          <w:t>5</w:t>
        </w:r>
      </w:fldSimple>
      <w:bookmarkEnd w:id="13"/>
      <w:r w:rsidRPr="008C0A39">
        <w:t xml:space="preserve">. </w:t>
      </w:r>
      <w:r w:rsidRPr="008C0A39">
        <w:rPr>
          <w:rFonts w:ascii="Times New Roman" w:hAnsi="Times New Roman"/>
          <w:szCs w:val="18"/>
        </w:rPr>
        <w:t>The usage of global indicator</w:t>
      </w:r>
    </w:p>
    <w:p w14:paraId="5E2FAA7B" w14:textId="3AC7EC12" w:rsidR="002A3718" w:rsidRPr="00D65EB6" w:rsidRDefault="00D65EB6" w:rsidP="00D65EB6">
      <w:pPr>
        <w:pStyle w:val="MDPI23heading3"/>
        <w:rPr>
          <w:rFonts w:eastAsiaTheme="minorEastAsia"/>
        </w:rPr>
      </w:pPr>
      <w:r>
        <w:rPr>
          <w:rFonts w:eastAsiaTheme="minorEastAsia" w:hint="eastAsia"/>
        </w:rPr>
        <w:t>3</w:t>
      </w:r>
      <w:r>
        <w:rPr>
          <w:rFonts w:eastAsiaTheme="minorEastAsia"/>
        </w:rPr>
        <w:t>.1.2. Task Allocation</w:t>
      </w:r>
    </w:p>
    <w:p w14:paraId="7C0DC279" w14:textId="27F871E2" w:rsidR="0060532B" w:rsidRPr="00FE6480" w:rsidRDefault="00FE6480" w:rsidP="007152F6">
      <w:pPr>
        <w:pStyle w:val="MDPI31text"/>
      </w:pPr>
      <w:r w:rsidRPr="00FE6480">
        <w:t>T</w:t>
      </w:r>
      <w:r w:rsidRPr="00FE6480">
        <w:rPr>
          <w:lang w:eastAsia="zh-CN"/>
        </w:rPr>
        <w:t>ext</w:t>
      </w:r>
      <w:r>
        <w:rPr>
          <w:lang w:eastAsia="zh-CN"/>
        </w:rPr>
        <w:t>.</w:t>
      </w:r>
    </w:p>
    <w:p w14:paraId="48754AD2" w14:textId="4DB091C5" w:rsidR="0080058C" w:rsidRDefault="0080058C" w:rsidP="007152F6">
      <w:pPr>
        <w:pStyle w:val="MDPI31text"/>
      </w:pPr>
    </w:p>
    <w:p w14:paraId="09D521B0" w14:textId="240A15EF" w:rsidR="0080058C" w:rsidRDefault="002806A9" w:rsidP="00190A98">
      <w:pPr>
        <w:pStyle w:val="MDPI31text"/>
        <w:rPr>
          <w:rFonts w:eastAsia="宋体"/>
          <w:lang w:eastAsia="zh-CN"/>
        </w:rPr>
      </w:pPr>
      <w:r w:rsidRPr="00E8419F">
        <w:rPr>
          <w:rFonts w:eastAsia="宋体" w:hint="eastAsia"/>
        </w:rPr>
        <w:t>不论是在搜索与摧毁任务中还是在搜索监视任务中，无人机发现目标后，通常会分配某一架或多架无人机执行摧毁或监视任务。</w:t>
      </w:r>
      <w:r w:rsidR="00E9038C" w:rsidRPr="00E8419F">
        <w:rPr>
          <w:rFonts w:ascii="宋体" w:eastAsia="宋体" w:hAnsi="宋体" w:cs="宋体" w:hint="eastAsia"/>
        </w:rPr>
        <w:t>任务执行期间，该无人机其搜索对全局的贡献比较小</w:t>
      </w:r>
      <w:r w:rsidR="00E9038C" w:rsidRPr="00E8419F">
        <w:rPr>
          <w:rFonts w:eastAsia="宋体" w:hint="eastAsia"/>
        </w:rPr>
        <w:t>。由于</w:t>
      </w:r>
      <w:r w:rsidRPr="00E8419F">
        <w:rPr>
          <w:rFonts w:eastAsia="宋体" w:hint="eastAsia"/>
        </w:rPr>
        <w:t>无人机从发现目标到摧毁目标的时间比较短，因此在</w:t>
      </w:r>
      <w:r w:rsidR="00E9038C" w:rsidRPr="00E8419F">
        <w:rPr>
          <w:rFonts w:eastAsia="宋体" w:hint="eastAsia"/>
        </w:rPr>
        <w:t>任务分配时只会考虑目标与无人机间的距离以及无人机本身的任务状态</w:t>
      </w:r>
      <w:r w:rsidRPr="00E8419F">
        <w:rPr>
          <w:rFonts w:ascii="宋体" w:eastAsia="宋体" w:hAnsi="宋体" w:cs="宋体" w:hint="eastAsia"/>
        </w:rPr>
        <w:t>。</w:t>
      </w:r>
      <w:r w:rsidR="00E9038C" w:rsidRPr="00E8419F">
        <w:rPr>
          <w:rFonts w:eastAsia="宋体" w:hint="eastAsia"/>
        </w:rPr>
        <w:t>目标摧毁后，无人机又重新返回到搜索状态，整个无人机群重新回到最优搜索状态。</w:t>
      </w:r>
      <w:r w:rsidR="00E8419F">
        <w:rPr>
          <w:rFonts w:eastAsia="宋体" w:hint="eastAsia"/>
          <w:lang w:eastAsia="zh-CN"/>
        </w:rPr>
        <w:t>但是在监视场景下，无人机需要一直保持对目标的追踪，这使得单架或某几架无人机在执行追踪任务后，无人机群整体的搜索能力是会一直保持在更低的水平的。而异构无人机的搜索与追踪能力各有差异</w:t>
      </w:r>
      <w:r w:rsidR="0028069A">
        <w:rPr>
          <w:rFonts w:eastAsia="宋体" w:hint="eastAsia"/>
          <w:lang w:eastAsia="zh-CN"/>
        </w:rPr>
        <w:t>，需要设计合理的任务分配机制，使得无人机群整体的始终保持最优的搜索能力同时维持对目标群的追踪</w:t>
      </w:r>
      <w:r w:rsidR="00E8419F">
        <w:rPr>
          <w:rFonts w:eastAsia="宋体" w:hint="eastAsia"/>
          <w:lang w:eastAsia="zh-CN"/>
        </w:rPr>
        <w:t>。</w:t>
      </w:r>
      <w:r w:rsidR="00270FE8">
        <w:rPr>
          <w:rFonts w:eastAsia="宋体" w:hint="eastAsia"/>
          <w:lang w:eastAsia="zh-CN"/>
        </w:rPr>
        <w:t>注意到不论是搜索还是追踪，都可以通过求取导引航迹点的方式引导无人机进行任务。我们将其他无人机的影响建模为排斥立场，将目标的影响建模为吸引力，则无人机的运动可以描述为无人机在势场内的运动。其中，力场公式如下：</w:t>
      </w:r>
    </w:p>
    <w:p w14:paraId="31F83470" w14:textId="4AE80FCB" w:rsidR="00190A98" w:rsidRDefault="00190A98" w:rsidP="00190A98">
      <w:pPr>
        <w:pStyle w:val="MDPI31text"/>
        <w:ind w:left="3570" w:hanging="537"/>
        <w:rPr>
          <w:rFonts w:eastAsia="宋体"/>
          <w:lang w:eastAsia="zh-CN"/>
        </w:rPr>
      </w:pPr>
      <m:oMathPara>
        <m:oMath>
          <m:r>
            <w:rPr>
              <w:rFonts w:ascii="Cambria Math" w:eastAsia="宋体" w:hAnsi="Cambria Math"/>
              <w:lang w:eastAsia="zh-CN"/>
            </w:rPr>
            <m:t>U=</m:t>
          </m:r>
          <m:sSub>
            <m:sSubPr>
              <m:ctrlPr>
                <w:rPr>
                  <w:rFonts w:ascii="Cambria Math" w:eastAsia="宋体" w:hAnsi="Cambria Math"/>
                  <w:i/>
                  <w:lang w:eastAsia="zh-CN"/>
                </w:rPr>
              </m:ctrlPr>
            </m:sSubPr>
            <m:e>
              <m:r>
                <w:rPr>
                  <w:rFonts w:ascii="Cambria Math" w:eastAsia="宋体" w:hAnsi="Cambria Math"/>
                  <w:lang w:eastAsia="zh-CN"/>
                </w:rPr>
                <m:t>U</m:t>
              </m:r>
            </m:e>
            <m:sub>
              <m:r>
                <w:rPr>
                  <w:rFonts w:ascii="Cambria Math" w:eastAsia="宋体" w:hAnsi="Cambria Math"/>
                  <w:lang w:eastAsia="zh-CN"/>
                </w:rPr>
                <m:t>att</m:t>
              </m:r>
            </m:sub>
          </m:sSub>
          <m:r>
            <w:rPr>
              <w:rFonts w:ascii="Cambria Math" w:eastAsia="宋体" w:hAnsi="Cambria Math"/>
              <w:lang w:eastAsia="zh-CN"/>
            </w:rPr>
            <m:t>+</m:t>
          </m:r>
          <m:sSub>
            <m:sSubPr>
              <m:ctrlPr>
                <w:rPr>
                  <w:rFonts w:ascii="Cambria Math" w:eastAsia="宋体" w:hAnsi="Cambria Math"/>
                  <w:i/>
                  <w:lang w:eastAsia="zh-CN"/>
                </w:rPr>
              </m:ctrlPr>
            </m:sSubPr>
            <m:e>
              <m:r>
                <w:rPr>
                  <w:rFonts w:ascii="Cambria Math" w:eastAsia="宋体" w:hAnsi="Cambria Math"/>
                  <w:lang w:eastAsia="zh-CN"/>
                </w:rPr>
                <m:t>U</m:t>
              </m:r>
            </m:e>
            <m:sub>
              <m:r>
                <w:rPr>
                  <w:rFonts w:ascii="Cambria Math" w:eastAsia="宋体" w:hAnsi="Cambria Math"/>
                  <w:lang w:eastAsia="zh-CN"/>
                </w:rPr>
                <m:t>rep</m:t>
              </m:r>
            </m:sub>
          </m:sSub>
        </m:oMath>
      </m:oMathPara>
    </w:p>
    <w:bookmarkStart w:id="14" w:name="_Hlk127476279"/>
    <w:bookmarkStart w:id="15" w:name="_Hlk127476311"/>
    <w:p w14:paraId="7D4C3A39" w14:textId="2813B69E" w:rsidR="00270FE8" w:rsidRDefault="00EB04BD" w:rsidP="00E8419F">
      <w:pPr>
        <w:pStyle w:val="MDPI31text"/>
        <w:rPr>
          <w:rFonts w:eastAsia="宋体"/>
          <w:lang w:eastAsia="zh-CN"/>
        </w:rPr>
      </w:pPr>
      <m:oMathPara>
        <m:oMath>
          <m:sSub>
            <m:sSubPr>
              <m:ctrlPr>
                <w:rPr>
                  <w:rFonts w:ascii="Cambria Math" w:eastAsia="Cambria Math" w:hAnsi="Cambria Math" w:cs="Cambria Math"/>
                  <w:i/>
                  <w:lang w:eastAsia="zh-CN"/>
                </w:rPr>
              </m:ctrlPr>
            </m:sSubPr>
            <m:e>
              <m:r>
                <w:rPr>
                  <w:rFonts w:ascii="Cambria Math" w:eastAsia="Cambria Math" w:hAnsi="Cambria Math" w:cs="Cambria Math"/>
                  <w:lang w:eastAsia="zh-CN"/>
                </w:rPr>
                <m:t>U</m:t>
              </m:r>
            </m:e>
            <m:sub>
              <m:r>
                <w:rPr>
                  <w:rFonts w:ascii="Cambria Math" w:eastAsiaTheme="minorEastAsia" w:hAnsi="Cambria Math" w:cs="Cambria Math" w:hint="eastAsia"/>
                  <w:lang w:eastAsia="zh-CN"/>
                </w:rPr>
                <m:t>rep</m:t>
              </m:r>
            </m:sub>
          </m:sSub>
          <w:bookmarkEnd w:id="14"/>
          <m:r>
            <m:rPr>
              <m:sty m:val="p"/>
            </m:rPr>
            <w:rPr>
              <w:rFonts w:ascii="Cambria Math" w:eastAsia="Cambria Math" w:hAnsi="Cambria Math" w:cs="Cambria Math"/>
              <w:lang w:eastAsia="zh-CN"/>
            </w:rPr>
            <m:t>=-</m:t>
          </m:r>
          <m:nary>
            <m:naryPr>
              <m:chr m:val="∑"/>
              <m:limLoc m:val="undOvr"/>
              <m:supHide m:val="1"/>
              <m:ctrlPr>
                <w:rPr>
                  <w:rFonts w:ascii="Cambria Math" w:eastAsia="Cambria Math" w:hAnsi="Cambria Math"/>
                  <w:lang w:eastAsia="zh-CN"/>
                </w:rPr>
              </m:ctrlPr>
            </m:naryPr>
            <m:sub>
              <m:sSub>
                <m:sSubPr>
                  <m:ctrlPr>
                    <w:rPr>
                      <w:rFonts w:ascii="Cambria Math" w:eastAsia="Cambria Math" w:hAnsi="Cambria Math"/>
                      <w:i/>
                      <w:lang w:eastAsia="zh-CN"/>
                    </w:rPr>
                  </m:ctrlPr>
                </m:sSubPr>
                <m:e>
                  <m:r>
                    <w:rPr>
                      <w:rFonts w:ascii="Cambria Math" w:eastAsia="Cambria Math" w:hAnsi="Cambria Math"/>
                      <w:lang w:eastAsia="zh-CN"/>
                    </w:rPr>
                    <m:t>x</m:t>
                  </m:r>
                </m:e>
                <m:sub>
                  <m:r>
                    <w:rPr>
                      <w:rFonts w:ascii="Cambria Math" w:eastAsia="Cambria Math" w:hAnsi="Cambria Math"/>
                      <w:lang w:eastAsia="zh-CN"/>
                    </w:rPr>
                    <m:t>j</m:t>
                  </m:r>
                </m:sub>
              </m:sSub>
              <m:r>
                <w:rPr>
                  <w:rFonts w:ascii="Cambria Math" w:eastAsia="Cambria Math" w:hAnsi="Cambria Math"/>
                  <w:lang w:eastAsia="zh-CN"/>
                </w:rPr>
                <m:t>∈</m:t>
              </m:r>
              <m:d>
                <m:dPr>
                  <m:begChr m:val="{"/>
                  <m:endChr m:val="}"/>
                  <m:ctrlPr>
                    <w:rPr>
                      <w:rFonts w:ascii="Cambria Math" w:eastAsia="Cambria Math" w:hAnsi="Cambria Math"/>
                      <w:i/>
                      <w:lang w:eastAsia="zh-CN"/>
                    </w:rPr>
                  </m:ctrlPr>
                </m:dPr>
                <m:e>
                  <m:r>
                    <w:rPr>
                      <w:rFonts w:ascii="Cambria Math" w:eastAsia="Cambria Math" w:hAnsi="Cambria Math"/>
                      <w:lang w:eastAsia="zh-CN"/>
                    </w:rPr>
                    <m:t>homo UAV</m:t>
                  </m:r>
                </m:e>
              </m:d>
            </m:sub>
            <m:sup/>
            <m:e>
              <m:sSub>
                <m:sSubPr>
                  <m:ctrlPr>
                    <w:rPr>
                      <w:rFonts w:ascii="Cambria Math" w:eastAsia="Cambria Math" w:hAnsi="Cambria Math"/>
                      <w:i/>
                      <w:lang w:eastAsia="zh-CN"/>
                    </w:rPr>
                  </m:ctrlPr>
                </m:sSubPr>
                <m:e>
                  <m:r>
                    <w:rPr>
                      <w:rFonts w:ascii="Cambria Math" w:eastAsia="Cambria Math" w:hAnsi="Cambria Math"/>
                      <w:lang w:eastAsia="zh-CN"/>
                    </w:rPr>
                    <m:t>k</m:t>
                  </m:r>
                </m:e>
                <m:sub>
                  <m:r>
                    <w:rPr>
                      <w:rFonts w:ascii="Cambria Math" w:eastAsia="Cambria Math" w:hAnsi="Cambria Math"/>
                      <w:lang w:eastAsia="zh-CN"/>
                    </w:rPr>
                    <m:t>1</m:t>
                  </m:r>
                </m:sub>
              </m:sSub>
            </m:e>
          </m:nary>
          <m:f>
            <m:fPr>
              <m:ctrlPr>
                <w:rPr>
                  <w:rFonts w:ascii="Cambria Math" w:eastAsia="宋体" w:hAnsi="Cambria Math"/>
                  <w:i/>
                  <w:lang w:eastAsia="zh-CN"/>
                </w:rPr>
              </m:ctrlPr>
            </m:fPr>
            <m:num>
              <m:r>
                <w:rPr>
                  <w:rFonts w:ascii="Cambria Math" w:eastAsia="宋体" w:hAnsi="Cambria Math"/>
                  <w:lang w:eastAsia="zh-CN"/>
                </w:rPr>
                <m:t>1</m:t>
              </m:r>
            </m:num>
            <m:den>
              <m:r>
                <w:rPr>
                  <w:rFonts w:ascii="Cambria Math" w:eastAsia="宋体" w:hAnsi="Cambria Math"/>
                  <w:lang w:eastAsia="zh-CN"/>
                </w:rPr>
                <m:t>d</m:t>
              </m:r>
              <m:d>
                <m:dPr>
                  <m:ctrlPr>
                    <w:rPr>
                      <w:rFonts w:ascii="Cambria Math" w:eastAsia="宋体" w:hAnsi="Cambria Math"/>
                      <w:i/>
                      <w:lang w:eastAsia="zh-CN"/>
                    </w:rPr>
                  </m:ctrlPr>
                </m:dPr>
                <m:e>
                  <m:r>
                    <w:rPr>
                      <w:rFonts w:ascii="Cambria Math" w:eastAsia="宋体" w:hAnsi="Cambria Math"/>
                      <w:lang w:eastAsia="zh-CN"/>
                    </w:rPr>
                    <m:t>x,xj</m:t>
                  </m:r>
                </m:e>
              </m:d>
            </m:den>
          </m:f>
          <m:r>
            <w:rPr>
              <w:rFonts w:ascii="Cambria Math" w:eastAsia="宋体" w:hAnsi="Cambria Math"/>
              <w:lang w:eastAsia="zh-CN"/>
            </w:rPr>
            <m:t>-</m:t>
          </m:r>
          <m:nary>
            <m:naryPr>
              <m:chr m:val="∑"/>
              <m:limLoc m:val="undOvr"/>
              <m:supHide m:val="1"/>
              <m:ctrlPr>
                <w:rPr>
                  <w:rFonts w:ascii="Cambria Math" w:eastAsia="宋体" w:hAnsi="Cambria Math"/>
                  <w:i/>
                  <w:lang w:eastAsia="zh-CN"/>
                </w:rPr>
              </m:ctrlPr>
            </m:naryPr>
            <m:sub>
              <m:sSub>
                <m:sSubPr>
                  <m:ctrlPr>
                    <w:rPr>
                      <w:rFonts w:ascii="Cambria Math" w:eastAsia="宋体" w:hAnsi="Cambria Math"/>
                      <w:i/>
                      <w:lang w:eastAsia="zh-CN"/>
                    </w:rPr>
                  </m:ctrlPr>
                </m:sSubPr>
                <m:e>
                  <m:r>
                    <w:rPr>
                      <w:rFonts w:ascii="Cambria Math" w:eastAsia="宋体" w:hAnsi="Cambria Math"/>
                      <w:lang w:eastAsia="zh-CN"/>
                    </w:rPr>
                    <m:t>x</m:t>
                  </m:r>
                </m:e>
                <m:sub>
                  <m:r>
                    <w:rPr>
                      <w:rFonts w:ascii="Cambria Math" w:eastAsia="宋体" w:hAnsi="Cambria Math"/>
                      <w:lang w:eastAsia="zh-CN"/>
                    </w:rPr>
                    <m:t>j</m:t>
                  </m:r>
                </m:sub>
              </m:sSub>
              <m:r>
                <w:rPr>
                  <w:rFonts w:ascii="Cambria Math" w:eastAsia="宋体" w:hAnsi="Cambria Math"/>
                  <w:lang w:eastAsia="zh-CN"/>
                </w:rPr>
                <m:t>∈</m:t>
              </m:r>
              <m:d>
                <m:dPr>
                  <m:begChr m:val="{"/>
                  <m:endChr m:val="}"/>
                  <m:ctrlPr>
                    <w:rPr>
                      <w:rFonts w:ascii="Cambria Math" w:eastAsia="宋体" w:hAnsi="Cambria Math"/>
                      <w:i/>
                      <w:lang w:eastAsia="zh-CN"/>
                    </w:rPr>
                  </m:ctrlPr>
                </m:dPr>
                <m:e>
                  <m:r>
                    <w:rPr>
                      <w:rFonts w:ascii="Cambria Math" w:eastAsia="宋体" w:hAnsi="Cambria Math"/>
                      <w:lang w:eastAsia="zh-CN"/>
                    </w:rPr>
                    <m:t>HETO UAV</m:t>
                  </m:r>
                </m:e>
              </m:d>
            </m:sub>
            <m:sup/>
            <m:e>
              <m:sSub>
                <m:sSubPr>
                  <m:ctrlPr>
                    <w:rPr>
                      <w:rFonts w:ascii="Cambria Math" w:eastAsia="宋体" w:hAnsi="Cambria Math"/>
                      <w:i/>
                      <w:lang w:eastAsia="zh-CN"/>
                    </w:rPr>
                  </m:ctrlPr>
                </m:sSubPr>
                <m:e>
                  <m:r>
                    <w:rPr>
                      <w:rFonts w:ascii="Cambria Math" w:eastAsia="宋体" w:hAnsi="Cambria Math"/>
                      <w:lang w:eastAsia="zh-CN"/>
                    </w:rPr>
                    <m:t>k</m:t>
                  </m:r>
                </m:e>
                <m:sub>
                  <m:r>
                    <w:rPr>
                      <w:rFonts w:ascii="Cambria Math" w:eastAsia="宋体" w:hAnsi="Cambria Math"/>
                      <w:lang w:eastAsia="zh-CN"/>
                    </w:rPr>
                    <m:t>2</m:t>
                  </m:r>
                </m:sub>
              </m:sSub>
            </m:e>
          </m:nary>
          <m:f>
            <m:fPr>
              <m:ctrlPr>
                <w:rPr>
                  <w:rFonts w:ascii="Cambria Math" w:eastAsia="宋体" w:hAnsi="Cambria Math"/>
                  <w:i/>
                  <w:lang w:eastAsia="zh-CN"/>
                </w:rPr>
              </m:ctrlPr>
            </m:fPr>
            <m:num>
              <m:r>
                <w:rPr>
                  <w:rFonts w:ascii="Cambria Math" w:eastAsia="宋体" w:hAnsi="Cambria Math"/>
                  <w:lang w:eastAsia="zh-CN"/>
                </w:rPr>
                <m:t>1</m:t>
              </m:r>
            </m:num>
            <m:den>
              <m:r>
                <w:rPr>
                  <w:rFonts w:ascii="Cambria Math" w:eastAsia="宋体" w:hAnsi="Cambria Math"/>
                  <w:lang w:eastAsia="zh-CN"/>
                </w:rPr>
                <m:t>d(x,xj)</m:t>
              </m:r>
            </m:den>
          </m:f>
        </m:oMath>
      </m:oMathPara>
    </w:p>
    <w:bookmarkStart w:id="16" w:name="_Hlk127476737"/>
    <w:bookmarkEnd w:id="15"/>
    <w:p w14:paraId="74BE00A6" w14:textId="10E646BE" w:rsidR="002779C4" w:rsidRDefault="00EB04BD" w:rsidP="002779C4">
      <w:pPr>
        <w:pStyle w:val="MDPI31text"/>
        <w:rPr>
          <w:rFonts w:eastAsia="宋体"/>
          <w:lang w:eastAsia="zh-CN"/>
        </w:rPr>
      </w:pPr>
      <m:oMathPara>
        <m:oMath>
          <m:sSub>
            <m:sSubPr>
              <m:ctrlPr>
                <w:rPr>
                  <w:rFonts w:ascii="Cambria Math" w:eastAsia="Cambria Math" w:hAnsi="Cambria Math" w:cs="Cambria Math"/>
                  <w:i/>
                  <w:lang w:eastAsia="zh-CN"/>
                </w:rPr>
              </m:ctrlPr>
            </m:sSubPr>
            <m:e>
              <m:r>
                <w:rPr>
                  <w:rFonts w:ascii="Cambria Math" w:eastAsia="Cambria Math" w:hAnsi="Cambria Math" w:cs="Cambria Math"/>
                  <w:lang w:eastAsia="zh-CN"/>
                </w:rPr>
                <m:t>U</m:t>
              </m:r>
            </m:e>
            <m:sub>
              <m:r>
                <w:rPr>
                  <w:rFonts w:ascii="Cambria Math" w:eastAsiaTheme="minorEastAsia" w:hAnsi="Cambria Math" w:cs="Cambria Math"/>
                  <w:lang w:eastAsia="zh-CN"/>
                </w:rPr>
                <m:t>att</m:t>
              </m:r>
            </m:sub>
          </m:sSub>
          <w:bookmarkEnd w:id="16"/>
          <m:r>
            <m:rPr>
              <m:sty m:val="p"/>
            </m:rPr>
            <w:rPr>
              <w:rFonts w:ascii="Cambria Math" w:eastAsia="Cambria Math" w:hAnsi="Cambria Math" w:cs="Cambria Math"/>
              <w:lang w:eastAsia="zh-CN"/>
            </w:rPr>
            <m:t>=-</m:t>
          </m:r>
          <m:nary>
            <m:naryPr>
              <m:chr m:val="∑"/>
              <m:limLoc m:val="undOvr"/>
              <m:supHide m:val="1"/>
              <m:ctrlPr>
                <w:rPr>
                  <w:rFonts w:ascii="Cambria Math" w:eastAsia="Cambria Math" w:hAnsi="Cambria Math"/>
                  <w:lang w:eastAsia="zh-CN"/>
                </w:rPr>
              </m:ctrlPr>
            </m:naryPr>
            <m:sub>
              <m:r>
                <w:rPr>
                  <w:rFonts w:ascii="Cambria Math" w:eastAsia="Cambria Math" w:hAnsi="Cambria Math"/>
                  <w:lang w:eastAsia="zh-CN"/>
                </w:rPr>
                <m:t>x</m:t>
              </m:r>
            </m:sub>
            <m:sup/>
            <m:e>
              <m:r>
                <w:rPr>
                  <w:rFonts w:ascii="Cambria Math" w:eastAsia="Cambria Math" w:hAnsi="Cambria Math"/>
                  <w:lang w:eastAsia="zh-CN"/>
                </w:rPr>
                <m:t>k3</m:t>
              </m:r>
            </m:e>
          </m:nary>
          <m:f>
            <m:fPr>
              <m:ctrlPr>
                <w:rPr>
                  <w:rFonts w:ascii="Cambria Math" w:eastAsia="宋体" w:hAnsi="Cambria Math"/>
                  <w:i/>
                  <w:lang w:eastAsia="zh-CN"/>
                </w:rPr>
              </m:ctrlPr>
            </m:fPr>
            <m:num>
              <m:r>
                <w:rPr>
                  <w:rFonts w:ascii="Cambria Math" w:eastAsia="宋体" w:hAnsi="Cambria Math"/>
                  <w:lang w:eastAsia="zh-CN"/>
                </w:rPr>
                <m:t>1</m:t>
              </m:r>
            </m:num>
            <m:den>
              <m:r>
                <w:rPr>
                  <w:rFonts w:ascii="Cambria Math" w:eastAsia="宋体" w:hAnsi="Cambria Math"/>
                  <w:lang w:eastAsia="zh-CN"/>
                </w:rPr>
                <m:t xml:space="preserve">d(x,  </m:t>
              </m:r>
              <m:sSub>
                <m:sSubPr>
                  <m:ctrlPr>
                    <w:rPr>
                      <w:rFonts w:ascii="Cambria Math" w:eastAsia="宋体" w:hAnsi="Cambria Math"/>
                      <w:i/>
                      <w:lang w:eastAsia="zh-CN"/>
                    </w:rPr>
                  </m:ctrlPr>
                </m:sSubPr>
                <m:e>
                  <m:r>
                    <w:rPr>
                      <w:rFonts w:ascii="Cambria Math" w:eastAsia="宋体" w:hAnsi="Cambria Math"/>
                      <w:lang w:eastAsia="zh-CN"/>
                    </w:rPr>
                    <m:t>x</m:t>
                  </m:r>
                </m:e>
                <m:sub>
                  <m:r>
                    <w:rPr>
                      <w:rFonts w:ascii="Cambria Math" w:eastAsia="宋体" w:hAnsi="Cambria Math"/>
                      <w:lang w:eastAsia="zh-CN"/>
                    </w:rPr>
                    <m:t>j</m:t>
                  </m:r>
                </m:sub>
              </m:sSub>
              <m:r>
                <w:rPr>
                  <w:rFonts w:ascii="Cambria Math" w:eastAsia="宋体" w:hAnsi="Cambria Math"/>
                  <w:lang w:eastAsia="zh-CN"/>
                </w:rPr>
                <m:t>)</m:t>
              </m:r>
            </m:den>
          </m:f>
        </m:oMath>
      </m:oMathPara>
    </w:p>
    <w:p w14:paraId="05DC5E3C" w14:textId="1C518F54" w:rsidR="00270FE8" w:rsidRDefault="00190A98" w:rsidP="00E8419F">
      <w:pPr>
        <w:pStyle w:val="MDPI31text"/>
        <w:rPr>
          <w:rFonts w:eastAsia="宋体"/>
          <w:lang w:eastAsia="zh-CN"/>
        </w:rPr>
      </w:pPr>
      <w:r>
        <w:rPr>
          <w:rFonts w:eastAsia="宋体" w:hint="eastAsia"/>
          <w:lang w:eastAsia="zh-CN"/>
        </w:rPr>
        <w:t>其中</w:t>
      </w:r>
      <w:r>
        <w:rPr>
          <w:rFonts w:eastAsia="宋体" w:hint="eastAsia"/>
          <w:lang w:eastAsia="zh-CN"/>
        </w:rPr>
        <w:t>U</w:t>
      </w:r>
      <w:r>
        <w:rPr>
          <w:rFonts w:eastAsia="宋体" w:hint="eastAsia"/>
          <w:lang w:eastAsia="zh-CN"/>
        </w:rPr>
        <w:t>为合外力</w:t>
      </w:r>
      <w:r w:rsidR="00BF2C13">
        <w:rPr>
          <w:rFonts w:eastAsia="宋体" w:hint="eastAsia"/>
          <w:lang w:eastAsia="zh-CN"/>
        </w:rPr>
        <w:t>势能</w:t>
      </w:r>
      <w:r>
        <w:rPr>
          <w:rFonts w:eastAsia="宋体" w:hint="eastAsia"/>
          <w:lang w:eastAsia="zh-CN"/>
        </w:rPr>
        <w:t>，</w:t>
      </w:r>
      <m:oMath>
        <m:sSub>
          <m:sSubPr>
            <m:ctrlPr>
              <w:rPr>
                <w:rFonts w:ascii="Cambria Math" w:eastAsia="Cambria Math" w:hAnsi="Cambria Math" w:cs="Cambria Math"/>
                <w:i/>
                <w:lang w:eastAsia="zh-CN"/>
              </w:rPr>
            </m:ctrlPr>
          </m:sSubPr>
          <m:e>
            <m:r>
              <w:rPr>
                <w:rFonts w:ascii="Cambria Math" w:eastAsia="Cambria Math" w:hAnsi="Cambria Math" w:cs="Cambria Math"/>
                <w:lang w:eastAsia="zh-CN"/>
              </w:rPr>
              <m:t>U</m:t>
            </m:r>
          </m:e>
          <m:sub>
            <m:r>
              <w:rPr>
                <w:rFonts w:ascii="Cambria Math" w:eastAsiaTheme="minorEastAsia" w:hAnsi="Cambria Math" w:cs="Cambria Math"/>
                <w:lang w:eastAsia="zh-CN"/>
              </w:rPr>
              <m:t>att</m:t>
            </m:r>
          </m:sub>
        </m:sSub>
      </m:oMath>
      <w:r>
        <w:rPr>
          <w:rFonts w:eastAsia="宋体" w:hint="eastAsia"/>
          <w:lang w:eastAsia="zh-CN"/>
        </w:rPr>
        <w:t>为目标对当前无人机的吸引力</w:t>
      </w:r>
      <w:r w:rsidR="00BF2C13">
        <w:rPr>
          <w:rFonts w:eastAsia="宋体" w:hint="eastAsia"/>
          <w:lang w:eastAsia="zh-CN"/>
        </w:rPr>
        <w:t>场势能函数</w:t>
      </w:r>
      <w:r>
        <w:rPr>
          <w:rFonts w:eastAsia="宋体" w:hint="eastAsia"/>
          <w:lang w:eastAsia="zh-CN"/>
        </w:rPr>
        <w:t>，</w:t>
      </w:r>
      <m:oMath>
        <m:sSub>
          <m:sSubPr>
            <m:ctrlPr>
              <w:rPr>
                <w:rFonts w:ascii="Cambria Math" w:eastAsia="Cambria Math" w:hAnsi="Cambria Math" w:cs="Cambria Math"/>
                <w:i/>
                <w:lang w:eastAsia="zh-CN"/>
              </w:rPr>
            </m:ctrlPr>
          </m:sSubPr>
          <m:e>
            <m:r>
              <w:rPr>
                <w:rFonts w:ascii="Cambria Math" w:eastAsia="Cambria Math" w:hAnsi="Cambria Math" w:cs="Cambria Math"/>
                <w:lang w:eastAsia="zh-CN"/>
              </w:rPr>
              <m:t>U</m:t>
            </m:r>
          </m:e>
          <m:sub>
            <m:r>
              <w:rPr>
                <w:rFonts w:ascii="Cambria Math" w:eastAsiaTheme="minorEastAsia" w:hAnsi="Cambria Math" w:cs="Cambria Math" w:hint="eastAsia"/>
                <w:lang w:eastAsia="zh-CN"/>
              </w:rPr>
              <m:t>rep</m:t>
            </m:r>
          </m:sub>
        </m:sSub>
      </m:oMath>
      <w:r w:rsidR="00BF2C13">
        <w:rPr>
          <w:rFonts w:eastAsia="宋体" w:hint="eastAsia"/>
          <w:lang w:eastAsia="zh-CN"/>
        </w:rPr>
        <w:t>为吸引力场势能函数。</w:t>
      </w:r>
      <w:r w:rsidR="00270FE8">
        <w:rPr>
          <w:rFonts w:eastAsia="宋体" w:hint="eastAsia"/>
          <w:lang w:eastAsia="zh-CN"/>
        </w:rPr>
        <w:t>为了使得搜索能力更强的高速无人机</w:t>
      </w:r>
      <w:r w:rsidR="00E84E1C">
        <w:rPr>
          <w:rFonts w:eastAsia="宋体" w:hint="eastAsia"/>
          <w:lang w:eastAsia="zh-CN"/>
        </w:rPr>
        <w:t>执行搜索任务，追踪能力更强的低速无人机执行追踪任务</w:t>
      </w:r>
      <w:r w:rsidR="00270FE8">
        <w:rPr>
          <w:rFonts w:eastAsia="宋体" w:hint="eastAsia"/>
          <w:lang w:eastAsia="zh-CN"/>
        </w:rPr>
        <w:t>，对于异构无人机而言，</w:t>
      </w:r>
      <w:r>
        <w:rPr>
          <w:rFonts w:eastAsia="宋体" w:hint="eastAsia"/>
          <w:lang w:eastAsia="zh-CN"/>
        </w:rPr>
        <w:t>目标对低速无人机的吸引力要大于高速无人机对低俗无人机的排斥力</w:t>
      </w:r>
      <w:r w:rsidR="00270FE8">
        <w:rPr>
          <w:rFonts w:eastAsia="宋体" w:hint="eastAsia"/>
          <w:lang w:eastAsia="zh-CN"/>
        </w:rPr>
        <w:t>排斥力与吸引力应当满足：</w:t>
      </w:r>
    </w:p>
    <w:bookmarkStart w:id="17" w:name="_Hlk127476884"/>
    <w:bookmarkStart w:id="18" w:name="_Hlk127476946"/>
    <w:p w14:paraId="585D7918" w14:textId="1071C6AC" w:rsidR="00190A98" w:rsidRDefault="00EB04BD" w:rsidP="00E8419F">
      <w:pPr>
        <w:pStyle w:val="MDPI31text"/>
        <w:rPr>
          <w:rFonts w:eastAsia="宋体"/>
          <w:lang w:eastAsia="zh-CN"/>
        </w:rPr>
      </w:pPr>
      <m:oMathPara>
        <m:oMath>
          <m:sSub>
            <m:sSubPr>
              <m:ctrlPr>
                <w:rPr>
                  <w:rFonts w:ascii="Cambria Math" w:eastAsia="Cambria Math" w:hAnsi="Cambria Math" w:cs="Cambria Math"/>
                  <w:i/>
                  <w:lang w:eastAsia="zh-CN"/>
                </w:rPr>
              </m:ctrlPr>
            </m:sSubPr>
            <m:e>
              <m:r>
                <w:rPr>
                  <w:rFonts w:ascii="Cambria Math" w:eastAsia="Cambria Math" w:hAnsi="Cambria Math" w:cs="Cambria Math"/>
                  <w:lang w:eastAsia="zh-CN"/>
                </w:rPr>
                <m:t>U</m:t>
              </m:r>
            </m:e>
            <m:sub>
              <m:r>
                <w:rPr>
                  <w:rFonts w:ascii="Cambria Math" w:eastAsiaTheme="minorEastAsia" w:hAnsi="Cambria Math" w:cs="Cambria Math"/>
                  <w:lang w:eastAsia="zh-CN"/>
                </w:rPr>
                <m:t>att</m:t>
              </m:r>
            </m:sub>
          </m:sSub>
          <m:d>
            <m:dPr>
              <m:ctrlPr>
                <w:rPr>
                  <w:rFonts w:ascii="Cambria Math" w:eastAsia="Cambria Math" w:hAnsi="Cambria Math" w:cs="Cambria Math"/>
                  <w:i/>
                  <w:lang w:eastAsia="zh-CN"/>
                </w:rPr>
              </m:ctrlPr>
            </m:dPr>
            <m:e>
              <m:r>
                <w:rPr>
                  <w:rFonts w:ascii="Cambria Math" w:eastAsia="Cambria Math" w:hAnsi="Cambria Math" w:cs="Cambria Math"/>
                  <w:lang w:eastAsia="zh-CN"/>
                </w:rPr>
                <m:t>x,T</m:t>
              </m:r>
            </m:e>
          </m:d>
          <w:bookmarkEnd w:id="17"/>
          <m:r>
            <w:rPr>
              <w:rFonts w:ascii="Cambria Math" w:eastAsia="Cambria Math" w:hAnsi="Cambria Math" w:cs="Cambria Math"/>
              <w:lang w:eastAsia="zh-CN"/>
            </w:rPr>
            <m:t>&gt;</m:t>
          </m:r>
          <m:sSub>
            <m:sSubPr>
              <m:ctrlPr>
                <w:rPr>
                  <w:rFonts w:ascii="Cambria Math" w:eastAsia="Cambria Math" w:hAnsi="Cambria Math" w:cs="Cambria Math"/>
                  <w:i/>
                  <w:lang w:eastAsia="zh-CN"/>
                </w:rPr>
              </m:ctrlPr>
            </m:sSubPr>
            <m:e>
              <m:r>
                <w:rPr>
                  <w:rFonts w:ascii="Cambria Math" w:eastAsia="Cambria Math" w:hAnsi="Cambria Math" w:cs="Cambria Math"/>
                  <w:lang w:eastAsia="zh-CN"/>
                </w:rPr>
                <m:t>U</m:t>
              </m:r>
            </m:e>
            <m:sub>
              <m:r>
                <w:rPr>
                  <w:rFonts w:ascii="Cambria Math" w:eastAsiaTheme="minorEastAsia" w:hAnsi="Cambria Math" w:cs="Cambria Math"/>
                  <w:lang w:eastAsia="zh-CN"/>
                </w:rPr>
                <m:t>rep</m:t>
              </m:r>
            </m:sub>
          </m:sSub>
          <m:d>
            <m:dPr>
              <m:ctrlPr>
                <w:rPr>
                  <w:rFonts w:ascii="Cambria Math" w:eastAsia="Cambria Math" w:hAnsi="Cambria Math" w:cs="Cambria Math"/>
                  <w:i/>
                  <w:lang w:eastAsia="zh-CN"/>
                </w:rPr>
              </m:ctrlPr>
            </m:dPr>
            <m:e>
              <m:sSub>
                <m:sSubPr>
                  <m:ctrlPr>
                    <w:rPr>
                      <w:rFonts w:ascii="Cambria Math" w:eastAsia="Cambria Math" w:hAnsi="Cambria Math" w:cs="Cambria Math"/>
                      <w:i/>
                      <w:lang w:eastAsia="zh-CN"/>
                    </w:rPr>
                  </m:ctrlPr>
                </m:sSubPr>
                <m:e>
                  <m:r>
                    <w:rPr>
                      <w:rFonts w:ascii="Cambria Math" w:eastAsia="Cambria Math" w:hAnsi="Cambria Math" w:cs="Cambria Math"/>
                      <w:lang w:eastAsia="zh-CN"/>
                    </w:rPr>
                    <m:t>x</m:t>
                  </m:r>
                </m:e>
                <m:sub>
                  <m:r>
                    <w:rPr>
                      <w:rFonts w:ascii="Cambria Math" w:eastAsia="Cambria Math" w:hAnsi="Cambria Math" w:cs="Cambria Math"/>
                      <w:lang w:eastAsia="zh-CN"/>
                    </w:rPr>
                    <m:t>h</m:t>
                  </m:r>
                </m:sub>
              </m:sSub>
              <m:r>
                <w:rPr>
                  <w:rFonts w:ascii="Cambria Math" w:eastAsia="Cambria Math" w:hAnsi="Cambria Math" w:cs="Cambria Math"/>
                  <w:lang w:eastAsia="zh-CN"/>
                </w:rPr>
                <m:t>,x</m:t>
              </m:r>
            </m:e>
          </m:d>
        </m:oMath>
      </m:oMathPara>
    </w:p>
    <w:bookmarkEnd w:id="18"/>
    <w:p w14:paraId="67F789E6" w14:textId="6052A674" w:rsidR="00E84E1C" w:rsidRDefault="00E84E1C" w:rsidP="00E8419F">
      <w:pPr>
        <w:pStyle w:val="MDPI31text"/>
        <w:rPr>
          <w:rFonts w:eastAsia="宋体"/>
          <w:lang w:eastAsia="zh-CN"/>
        </w:rPr>
      </w:pPr>
      <w:r>
        <w:rPr>
          <w:rFonts w:eastAsia="宋体" w:hint="eastAsia"/>
          <w:lang w:eastAsia="zh-CN"/>
        </w:rPr>
        <w:t>对于同构无人机而言，为了避免多架无人机同时追踪一个目标，导致无人机群的全局搜索能力降低，无人机的排斥力应当大于目标的吸引力。</w:t>
      </w:r>
    </w:p>
    <w:p w14:paraId="6A12C891" w14:textId="235202AA" w:rsidR="0080058C" w:rsidRPr="00BF2C13" w:rsidRDefault="00EB04BD" w:rsidP="00BF2C13">
      <w:pPr>
        <w:pStyle w:val="MDPI31text"/>
        <w:rPr>
          <w:rFonts w:eastAsia="宋体"/>
          <w:lang w:eastAsia="zh-CN"/>
        </w:rPr>
      </w:pPr>
      <m:oMathPara>
        <m:oMath>
          <m:sSub>
            <m:sSubPr>
              <m:ctrlPr>
                <w:rPr>
                  <w:rFonts w:ascii="Cambria Math" w:eastAsia="Cambria Math" w:hAnsi="Cambria Math" w:cs="Cambria Math"/>
                  <w:i/>
                  <w:lang w:eastAsia="zh-CN"/>
                </w:rPr>
              </m:ctrlPr>
            </m:sSubPr>
            <m:e>
              <m:r>
                <w:rPr>
                  <w:rFonts w:ascii="Cambria Math" w:eastAsia="Cambria Math" w:hAnsi="Cambria Math" w:cs="Cambria Math"/>
                  <w:lang w:eastAsia="zh-CN"/>
                </w:rPr>
                <m:t>U</m:t>
              </m:r>
            </m:e>
            <m:sub>
              <m:r>
                <w:rPr>
                  <w:rFonts w:ascii="Cambria Math" w:eastAsiaTheme="minorEastAsia" w:hAnsi="Cambria Math" w:cs="Cambria Math"/>
                  <w:lang w:eastAsia="zh-CN"/>
                </w:rPr>
                <m:t>att</m:t>
              </m:r>
            </m:sub>
          </m:sSub>
          <m:d>
            <m:dPr>
              <m:ctrlPr>
                <w:rPr>
                  <w:rFonts w:ascii="Cambria Math" w:eastAsia="Cambria Math" w:hAnsi="Cambria Math" w:cs="Cambria Math"/>
                  <w:i/>
                  <w:lang w:eastAsia="zh-CN"/>
                </w:rPr>
              </m:ctrlPr>
            </m:dPr>
            <m:e>
              <m:r>
                <w:rPr>
                  <w:rFonts w:ascii="Cambria Math" w:eastAsia="Cambria Math" w:hAnsi="Cambria Math" w:cs="Cambria Math"/>
                  <w:lang w:eastAsia="zh-CN"/>
                </w:rPr>
                <m:t>x,T</m:t>
              </m:r>
            </m:e>
          </m:d>
          <m:r>
            <w:rPr>
              <w:rFonts w:ascii="Cambria Math" w:eastAsia="Cambria Math" w:hAnsi="Cambria Math" w:cs="Cambria Math"/>
              <w:lang w:eastAsia="zh-CN"/>
            </w:rPr>
            <m:t>&lt;</m:t>
          </m:r>
          <m:sSub>
            <m:sSubPr>
              <m:ctrlPr>
                <w:rPr>
                  <w:rFonts w:ascii="Cambria Math" w:eastAsia="Cambria Math" w:hAnsi="Cambria Math" w:cs="Cambria Math"/>
                  <w:i/>
                  <w:lang w:eastAsia="zh-CN"/>
                </w:rPr>
              </m:ctrlPr>
            </m:sSubPr>
            <m:e>
              <m:r>
                <w:rPr>
                  <w:rFonts w:ascii="Cambria Math" w:eastAsia="Cambria Math" w:hAnsi="Cambria Math" w:cs="Cambria Math"/>
                  <w:lang w:eastAsia="zh-CN"/>
                </w:rPr>
                <m:t>U</m:t>
              </m:r>
            </m:e>
            <m:sub>
              <m:r>
                <w:rPr>
                  <w:rFonts w:ascii="Cambria Math" w:eastAsiaTheme="minorEastAsia" w:hAnsi="Cambria Math" w:cs="Cambria Math"/>
                  <w:lang w:eastAsia="zh-CN"/>
                </w:rPr>
                <m:t>rep</m:t>
              </m:r>
            </m:sub>
          </m:sSub>
          <m:d>
            <m:dPr>
              <m:ctrlPr>
                <w:rPr>
                  <w:rFonts w:ascii="Cambria Math" w:eastAsia="Cambria Math" w:hAnsi="Cambria Math" w:cs="Cambria Math"/>
                  <w:i/>
                  <w:lang w:eastAsia="zh-CN"/>
                </w:rPr>
              </m:ctrlPr>
            </m:dPr>
            <m:e>
              <m:r>
                <w:rPr>
                  <w:rFonts w:ascii="Cambria Math" w:eastAsia="Cambria Math" w:hAnsi="Cambria Math" w:cs="Cambria Math"/>
                  <w:lang w:eastAsia="zh-CN"/>
                </w:rPr>
                <m:t>x,x</m:t>
              </m:r>
            </m:e>
          </m:d>
        </m:oMath>
      </m:oMathPara>
    </w:p>
    <w:p w14:paraId="0F35FC46" w14:textId="6BCF1EA7" w:rsidR="009F1378" w:rsidRDefault="009F1378" w:rsidP="00CF4A83">
      <w:pPr>
        <w:pStyle w:val="MDPI22heading2"/>
      </w:pPr>
      <w:r>
        <w:rPr>
          <w:rFonts w:eastAsiaTheme="minorEastAsia" w:hint="eastAsia"/>
        </w:rPr>
        <w:t>3</w:t>
      </w:r>
      <w:r>
        <w:rPr>
          <w:rFonts w:eastAsiaTheme="minorEastAsia"/>
        </w:rPr>
        <w:t xml:space="preserve">.2. </w:t>
      </w:r>
      <w:r w:rsidR="00CF4A83" w:rsidRPr="00CF4A83">
        <w:rPr>
          <w:rFonts w:eastAsiaTheme="minorEastAsia"/>
        </w:rPr>
        <w:t xml:space="preserve">Improvement </w:t>
      </w:r>
      <w:r w:rsidR="00CF4A83">
        <w:rPr>
          <w:rFonts w:eastAsiaTheme="minorEastAsia"/>
        </w:rPr>
        <w:t>of</w:t>
      </w:r>
      <w:r w:rsidR="00CF4A83" w:rsidRPr="00CF4A83">
        <w:rPr>
          <w:rFonts w:eastAsiaTheme="minorEastAsia"/>
        </w:rPr>
        <w:t xml:space="preserve"> PSO Algorithm for Cooperative </w:t>
      </w:r>
      <w:r w:rsidR="00CF4A83">
        <w:rPr>
          <w:rFonts w:eastAsiaTheme="minorEastAsia"/>
        </w:rPr>
        <w:t>Misson</w:t>
      </w:r>
      <w:r w:rsidR="00CF4A83" w:rsidRPr="00CF4A83">
        <w:rPr>
          <w:rFonts w:eastAsiaTheme="minorEastAsia"/>
        </w:rPr>
        <w:t xml:space="preserve"> Planning</w:t>
      </w:r>
    </w:p>
    <w:p w14:paraId="03D7D62C" w14:textId="4634D2FE" w:rsidR="00CF4A83" w:rsidRDefault="006C1482" w:rsidP="00CF4A83">
      <w:pPr>
        <w:pStyle w:val="MDPI31text"/>
        <w:rPr>
          <w:lang w:eastAsia="zh-CN"/>
        </w:rPr>
      </w:pPr>
      <w:r w:rsidRPr="005C4C42">
        <w:rPr>
          <w:lang w:eastAsia="zh-CN"/>
        </w:rPr>
        <w:t>Inspired by the foraging behavior of birds, PSO is a technique with many key advantages and has been widely used in path planning for mobile robot navigation</w:t>
      </w:r>
      <w:r>
        <w:rPr>
          <w:lang w:eastAsia="zh-CN"/>
        </w:rPr>
        <w:t>[</w:t>
      </w:r>
      <w:r>
        <w:rPr>
          <w:rFonts w:ascii="宋体" w:eastAsia="宋体" w:hAnsi="宋体" w:cs="宋体" w:hint="eastAsia"/>
          <w:lang w:eastAsia="zh-CN"/>
        </w:rPr>
        <w:t>文献3</w:t>
      </w:r>
      <w:r>
        <w:rPr>
          <w:rFonts w:ascii="宋体" w:eastAsia="宋体" w:hAnsi="宋体" w:cs="宋体"/>
          <w:lang w:eastAsia="zh-CN"/>
        </w:rPr>
        <w:t>4-36</w:t>
      </w:r>
      <w:r>
        <w:rPr>
          <w:lang w:eastAsia="zh-CN"/>
        </w:rPr>
        <w:t>]</w:t>
      </w:r>
      <w:r>
        <w:rPr>
          <w:rFonts w:ascii="宋体" w:eastAsia="宋体" w:hAnsi="宋体" w:cs="宋体" w:hint="eastAsia"/>
          <w:lang w:eastAsia="zh-CN"/>
        </w:rPr>
        <w:t>,</w:t>
      </w:r>
      <w:r w:rsidRPr="006C1482">
        <w:rPr>
          <w:lang w:eastAsia="zh-CN"/>
        </w:rPr>
        <w:t xml:space="preserve"> </w:t>
      </w:r>
      <w:r w:rsidRPr="005C4C42">
        <w:rPr>
          <w:lang w:eastAsia="zh-CN"/>
        </w:rPr>
        <w:t xml:space="preserve">It has two important characteristics of swarm intelligence, namely cognition and social coherence </w:t>
      </w:r>
      <w:r w:rsidRPr="005C4C42">
        <w:rPr>
          <w:rFonts w:hint="eastAsia"/>
          <w:lang w:eastAsia="zh-CN"/>
        </w:rPr>
        <w:t>which</w:t>
      </w:r>
      <w:r w:rsidRPr="005C4C42">
        <w:rPr>
          <w:lang w:eastAsia="zh-CN"/>
        </w:rPr>
        <w:t xml:space="preserve"> allow each particle of the population to search for solutions by following individual and group experiences, rather than using traditional evolutionary operators such as mutation and crossover</w:t>
      </w:r>
      <w:r>
        <w:rPr>
          <w:lang w:eastAsia="zh-CN"/>
        </w:rPr>
        <w:t>[</w:t>
      </w:r>
      <w:r>
        <w:rPr>
          <w:rFonts w:ascii="宋体" w:eastAsia="宋体" w:hAnsi="宋体" w:cs="宋体" w:hint="eastAsia"/>
          <w:lang w:eastAsia="zh-CN"/>
        </w:rPr>
        <w:t>文献3</w:t>
      </w:r>
      <w:r>
        <w:rPr>
          <w:rFonts w:ascii="宋体" w:eastAsia="宋体" w:hAnsi="宋体" w:cs="宋体"/>
          <w:lang w:eastAsia="zh-CN"/>
        </w:rPr>
        <w:t>4</w:t>
      </w:r>
      <w:r>
        <w:rPr>
          <w:lang w:eastAsia="zh-CN"/>
        </w:rPr>
        <w:t>]</w:t>
      </w:r>
      <w:r>
        <w:rPr>
          <w:rFonts w:ascii="宋体" w:eastAsia="宋体" w:hAnsi="宋体" w:cs="宋体"/>
          <w:lang w:eastAsia="zh-CN"/>
        </w:rPr>
        <w:t xml:space="preserve">. </w:t>
      </w:r>
      <w:r w:rsidRPr="005C4C42">
        <w:rPr>
          <w:lang w:eastAsia="zh-CN"/>
        </w:rPr>
        <w:t xml:space="preserve">Therefore, compared with other algorithms, </w:t>
      </w:r>
      <w:r w:rsidRPr="005C4C42">
        <w:t>The PSO algorithm has advantages in terms of computational efficiency</w:t>
      </w:r>
      <w:r w:rsidRPr="005C4C42">
        <w:rPr>
          <w:lang w:eastAsia="zh-CN"/>
        </w:rPr>
        <w:t>, and the solution has stable convergence characteristics</w:t>
      </w:r>
      <w:r>
        <w:rPr>
          <w:lang w:eastAsia="zh-CN"/>
        </w:rPr>
        <w:t>[</w:t>
      </w:r>
      <w:r>
        <w:rPr>
          <w:rFonts w:ascii="宋体" w:eastAsia="宋体" w:hAnsi="宋体" w:cs="宋体" w:hint="eastAsia"/>
          <w:lang w:eastAsia="zh-CN"/>
        </w:rPr>
        <w:t>文献3</w:t>
      </w:r>
      <w:r>
        <w:rPr>
          <w:rFonts w:ascii="宋体" w:eastAsia="宋体" w:hAnsi="宋体" w:cs="宋体"/>
          <w:lang w:eastAsia="zh-CN"/>
        </w:rPr>
        <w:t>7</w:t>
      </w:r>
      <w:r>
        <w:rPr>
          <w:lang w:eastAsia="zh-CN"/>
        </w:rPr>
        <w:t>]</w:t>
      </w:r>
      <w:r>
        <w:rPr>
          <w:rFonts w:ascii="宋体" w:eastAsia="宋体" w:hAnsi="宋体" w:cs="宋体" w:hint="eastAsia"/>
          <w:lang w:eastAsia="zh-CN"/>
        </w:rPr>
        <w:t>.</w:t>
      </w:r>
      <w:r>
        <w:rPr>
          <w:rFonts w:ascii="宋体" w:eastAsia="宋体" w:hAnsi="宋体" w:cs="宋体"/>
          <w:lang w:eastAsia="zh-CN"/>
        </w:rPr>
        <w:t xml:space="preserve"> </w:t>
      </w:r>
      <w:r w:rsidRPr="005C4C42">
        <w:rPr>
          <w:lang w:eastAsia="zh-CN"/>
        </w:rPr>
        <w:t xml:space="preserve">At the same time, it will not be greatly affected by the change of initial conditions and objective function, and can adapt to various environmental </w:t>
      </w:r>
      <w:r w:rsidRPr="005C4C42">
        <w:rPr>
          <w:rFonts w:hint="eastAsia"/>
          <w:lang w:eastAsia="zh-CN"/>
        </w:rPr>
        <w:t>con</w:t>
      </w:r>
      <w:r w:rsidRPr="005C4C42">
        <w:rPr>
          <w:lang w:eastAsia="zh-CN"/>
        </w:rPr>
        <w:t>structions with a small number of parameters</w:t>
      </w:r>
      <w:r>
        <w:rPr>
          <w:lang w:eastAsia="zh-CN"/>
        </w:rPr>
        <w:t>[</w:t>
      </w:r>
      <w:r>
        <w:rPr>
          <w:rFonts w:ascii="宋体" w:eastAsia="宋体" w:hAnsi="宋体" w:cs="宋体" w:hint="eastAsia"/>
          <w:lang w:eastAsia="zh-CN"/>
        </w:rPr>
        <w:t>文献3</w:t>
      </w:r>
      <w:r>
        <w:rPr>
          <w:rFonts w:ascii="宋体" w:eastAsia="宋体" w:hAnsi="宋体" w:cs="宋体"/>
          <w:lang w:eastAsia="zh-CN"/>
        </w:rPr>
        <w:t>8</w:t>
      </w:r>
      <w:r>
        <w:rPr>
          <w:lang w:eastAsia="zh-CN"/>
        </w:rPr>
        <w:t xml:space="preserve">]. </w:t>
      </w:r>
    </w:p>
    <w:p w14:paraId="07FCE795" w14:textId="7DB32690" w:rsidR="004270CE" w:rsidRPr="004270CE" w:rsidRDefault="004270CE" w:rsidP="004270CE">
      <w:pPr>
        <w:pStyle w:val="MDPI31text"/>
        <w:rPr>
          <w:rFonts w:eastAsiaTheme="minorEastAsia"/>
          <w:lang w:eastAsia="zh-CN"/>
        </w:rPr>
      </w:pPr>
      <w:r>
        <w:rPr>
          <w:rFonts w:eastAsiaTheme="minorEastAsia"/>
        </w:rPr>
        <w:t>T</w:t>
      </w:r>
      <w:r w:rsidRPr="004270CE">
        <w:rPr>
          <w:rFonts w:eastAsiaTheme="minorEastAsia"/>
        </w:rPr>
        <w:t xml:space="preserve">o avoid early convergence to a local optimum and further improve the performance of the </w:t>
      </w:r>
      <w:r>
        <w:rPr>
          <w:rFonts w:eastAsiaTheme="minorEastAsia"/>
        </w:rPr>
        <w:t>PSO</w:t>
      </w:r>
      <w:r w:rsidRPr="004270CE">
        <w:rPr>
          <w:rFonts w:eastAsiaTheme="minorEastAsia"/>
        </w:rPr>
        <w:t xml:space="preserve">, the algorithm is improved. First, the initial values of the control variables obey a normal distribution, traversing the allowed range. Second, according to the </w:t>
      </w:r>
      <w:r w:rsidRPr="004270CE">
        <w:rPr>
          <w:rFonts w:eastAsiaTheme="minorEastAsia"/>
          <w:highlight w:val="yellow"/>
        </w:rPr>
        <w:t>literature [19]</w:t>
      </w:r>
      <w:r>
        <w:rPr>
          <w:rFonts w:eastAsiaTheme="minorEastAsia"/>
          <w:lang w:eastAsia="zh-CN"/>
        </w:rPr>
        <w:t xml:space="preserve">, </w:t>
      </w:r>
      <w:r w:rsidRPr="004270CE">
        <w:rPr>
          <w:rFonts w:eastAsiaTheme="minorEastAsia"/>
          <w:lang w:eastAsia="zh-CN"/>
        </w:rPr>
        <w:t xml:space="preserve">inertia weight </w:t>
      </w:r>
      <w:r w:rsidRPr="004270CE">
        <w:rPr>
          <w:rFonts w:eastAsiaTheme="minorEastAsia"/>
          <w:highlight w:val="yellow"/>
          <w:lang w:eastAsia="zh-CN"/>
        </w:rPr>
        <w:t>w, cognitive</w:t>
      </w:r>
      <w:r w:rsidRPr="004270CE">
        <w:rPr>
          <w:rFonts w:eastAsiaTheme="minorEastAsia" w:hint="eastAsia"/>
          <w:highlight w:val="yellow"/>
          <w:lang w:eastAsia="zh-CN"/>
        </w:rPr>
        <w:t xml:space="preserve"> </w:t>
      </w:r>
      <w:r w:rsidRPr="004270CE">
        <w:rPr>
          <w:rFonts w:eastAsiaTheme="minorEastAsia"/>
          <w:highlight w:val="yellow"/>
          <w:lang w:eastAsia="zh-CN"/>
        </w:rPr>
        <w:t>and social coefficients c1, c2</w:t>
      </w:r>
      <w:r w:rsidRPr="004270CE">
        <w:rPr>
          <w:rFonts w:eastAsiaTheme="minorEastAsia"/>
          <w:lang w:eastAsia="zh-CN"/>
        </w:rPr>
        <w:t xml:space="preserve"> </w:t>
      </w:r>
      <w:r w:rsidRPr="004270CE">
        <w:rPr>
          <w:rFonts w:eastAsiaTheme="minorEastAsia"/>
        </w:rPr>
        <w:t>are introduced that decreases linearly with iteration.</w:t>
      </w:r>
      <w:r>
        <w:rPr>
          <w:rFonts w:eastAsiaTheme="minorEastAsia"/>
        </w:rPr>
        <w:t xml:space="preserve"> </w:t>
      </w:r>
      <w:r w:rsidRPr="004270CE">
        <w:rPr>
          <w:rFonts w:eastAsiaTheme="minorEastAsia"/>
        </w:rPr>
        <w:t>Finally, a random values is added to the velocity update formula</w:t>
      </w:r>
      <w:r>
        <w:rPr>
          <w:rFonts w:eastAsiaTheme="minorEastAsia"/>
        </w:rPr>
        <w:t xml:space="preserve"> as given by</w:t>
      </w:r>
      <w:r w:rsidRPr="004270CE">
        <w:rPr>
          <w:rFonts w:eastAsiaTheme="minorEastAsia"/>
          <w:highlight w:val="yellow"/>
        </w:rPr>
        <w:t>(</w:t>
      </w:r>
      <w:r w:rsidRPr="004270CE">
        <w:rPr>
          <w:rFonts w:eastAsiaTheme="minorEastAsia" w:hint="eastAsia"/>
          <w:highlight w:val="yellow"/>
          <w:lang w:eastAsia="zh-CN"/>
        </w:rPr>
        <w:t>速度公式还是位置公式再考虑一下</w:t>
      </w:r>
      <w:r w:rsidRPr="004270CE">
        <w:rPr>
          <w:rFonts w:eastAsiaTheme="minorEastAsia"/>
          <w:highlight w:val="yellow"/>
        </w:rPr>
        <w:t>)</w:t>
      </w:r>
    </w:p>
    <w:p w14:paraId="0C4CEF89" w14:textId="19107125" w:rsidR="004270CE" w:rsidRPr="004270CE" w:rsidRDefault="004270CE" w:rsidP="004270CE">
      <w:pPr>
        <w:pStyle w:val="MDPI31text"/>
        <w:rPr>
          <w:rFonts w:eastAsiaTheme="minorEastAsia"/>
        </w:rPr>
      </w:pPr>
      <w:r w:rsidRPr="004270CE">
        <w:rPr>
          <w:rFonts w:eastAsiaTheme="minorEastAsia" w:hint="eastAsia"/>
          <w:highlight w:val="yellow"/>
          <w:lang w:eastAsia="zh-CN"/>
        </w:rPr>
        <w:t>公式</w:t>
      </w:r>
    </w:p>
    <w:p w14:paraId="36EA8A1A" w14:textId="0C16B5DB" w:rsidR="0060532B" w:rsidRPr="008C0A39" w:rsidRDefault="00DD34B8" w:rsidP="007152F6">
      <w:pPr>
        <w:pStyle w:val="MDPI21heading1"/>
      </w:pPr>
      <w:r>
        <w:t>4</w:t>
      </w:r>
      <w:r w:rsidR="0060532B" w:rsidRPr="008C0A39">
        <w:t xml:space="preserve">. </w:t>
      </w:r>
      <w:r w:rsidR="00424153">
        <w:t>Experimental analysis</w:t>
      </w:r>
    </w:p>
    <w:p w14:paraId="5EBC12A5" w14:textId="415045F1" w:rsidR="00424153" w:rsidRDefault="00424153" w:rsidP="007152F6">
      <w:pPr>
        <w:pStyle w:val="MDPI31text"/>
      </w:pPr>
      <w:r>
        <w:t xml:space="preserve">To give a thorough analyzation of the performance of DACMP algorithm performance described in this paper, a series of simulation experiments are set up. The simulation platform is a desktop computer equipped with 64-bit windows10 operating system, Inter(R) Core(TM) i5-8265u 1.6GHz CPU, and RAM 8G. The programming language used in the experiment following the C++14 standard, and the experimental results </w:t>
      </w:r>
      <w:r>
        <w:rPr>
          <w:rFonts w:asciiTheme="minorEastAsia" w:eastAsiaTheme="minorEastAsia" w:hAnsiTheme="minorEastAsia" w:hint="eastAsia"/>
          <w:lang w:eastAsia="zh-CN"/>
        </w:rPr>
        <w:t>a</w:t>
      </w:r>
      <w:r>
        <w:t xml:space="preserve">re analyzed in MATLAB. According to the information in section 3, the procedure flow of the simulation scene is shown in </w:t>
      </w:r>
      <w:r w:rsidRPr="00424153">
        <w:rPr>
          <w:highlight w:val="yellow"/>
        </w:rPr>
        <w:t>Fig. 7.</w:t>
      </w:r>
    </w:p>
    <w:p w14:paraId="3F981581" w14:textId="7988CB06" w:rsidR="00424153" w:rsidRDefault="00424153" w:rsidP="007152F6">
      <w:pPr>
        <w:pStyle w:val="MDPI31text"/>
        <w:rPr>
          <w:rFonts w:eastAsiaTheme="minorEastAsia"/>
          <w:lang w:eastAsia="zh-CN"/>
        </w:rPr>
      </w:pPr>
      <w:r>
        <w:rPr>
          <w:rFonts w:eastAsiaTheme="minorEastAsia"/>
          <w:lang w:eastAsia="zh-CN"/>
        </w:rPr>
        <w:t xml:space="preserve"> </w:t>
      </w:r>
      <w:r w:rsidRPr="00424153">
        <w:rPr>
          <w:rFonts w:eastAsiaTheme="minorEastAsia" w:hint="eastAsia"/>
          <w:highlight w:val="yellow"/>
          <w:lang w:eastAsia="zh-CN"/>
        </w:rPr>
        <w:t>流程图</w:t>
      </w:r>
    </w:p>
    <w:p w14:paraId="0FE19640" w14:textId="77777777" w:rsidR="00424153" w:rsidRPr="00424153" w:rsidRDefault="00424153" w:rsidP="007152F6">
      <w:pPr>
        <w:pStyle w:val="MDPI31text"/>
        <w:rPr>
          <w:rFonts w:eastAsiaTheme="minorEastAsia"/>
          <w:lang w:eastAsia="zh-CN"/>
        </w:rPr>
      </w:pPr>
    </w:p>
    <w:p w14:paraId="28A67E29" w14:textId="5F31746B" w:rsidR="0060532B" w:rsidRDefault="0031155E" w:rsidP="009F1378">
      <w:pPr>
        <w:pStyle w:val="MDPI22heading2"/>
      </w:pPr>
      <w:r>
        <w:t>4</w:t>
      </w:r>
      <w:r w:rsidR="0060532B" w:rsidRPr="009F1378">
        <w:t>.1.</w:t>
      </w:r>
      <w:r w:rsidR="0060532B" w:rsidRPr="00AD517F">
        <w:rPr>
          <w:color w:val="FF0000"/>
        </w:rPr>
        <w:t xml:space="preserve"> </w:t>
      </w:r>
      <w:r w:rsidR="00AD517F" w:rsidRPr="00AD517F">
        <w:t xml:space="preserve">Experimental </w:t>
      </w:r>
      <w:r w:rsidR="00AD517F">
        <w:t>P</w:t>
      </w:r>
      <w:r w:rsidR="00AD517F" w:rsidRPr="00AD517F">
        <w:t xml:space="preserve">arameter </w:t>
      </w:r>
      <w:r w:rsidR="00AD517F">
        <w:t>S</w:t>
      </w:r>
      <w:r w:rsidR="00AD517F" w:rsidRPr="00AD517F">
        <w:t>etting</w:t>
      </w:r>
    </w:p>
    <w:p w14:paraId="071985C9" w14:textId="26D45B23" w:rsidR="0031155E" w:rsidRDefault="0031155E" w:rsidP="0031155E">
      <w:pPr>
        <w:pStyle w:val="MDPI31text"/>
        <w:rPr>
          <w:rFonts w:ascii="宋体" w:eastAsia="宋体" w:hAnsi="宋体" w:cs="宋体"/>
          <w:lang w:eastAsia="zh-CN"/>
        </w:rPr>
      </w:pPr>
      <w:r>
        <w:t xml:space="preserve">The mission area is 50km×50km inside which both UAVs and targets are moving. A 7-layer map pyramid with 100m×100m bottom resolution is used to model the mission area. To verify the performance of the algorithm to heterogeneous UAVs in multi-target search and tracking scenario, </w:t>
      </w:r>
      <w:r w:rsidR="00DD5623">
        <w:t>two</w:t>
      </w:r>
      <w:r>
        <w:t xml:space="preserve"> different types of UAVs are adopted, states of which can be changed based on actual performance indicators. We use the same kinetics model of the UAV to simulate the movement of the target and a Wiener random process of acceleration is used. The maximum speed of target is lower than the slowest UAV to ensure tracking efficiency. The information of UAVs and targets are shown i</w:t>
      </w:r>
      <w:r w:rsidRPr="002C2140">
        <w:rPr>
          <w:highlight w:val="yellow"/>
        </w:rPr>
        <w:t>n Table 1</w:t>
      </w:r>
      <w:r>
        <w:rPr>
          <w:rFonts w:ascii="宋体" w:eastAsia="宋体" w:hAnsi="宋体" w:cs="宋体" w:hint="eastAsia"/>
          <w:lang w:eastAsia="zh-CN"/>
        </w:rPr>
        <w:t>.</w:t>
      </w:r>
    </w:p>
    <w:p w14:paraId="4B170C02" w14:textId="1C2CB4A8" w:rsidR="00FF3778" w:rsidRDefault="00FE69DA" w:rsidP="00FF3778">
      <w:pPr>
        <w:pStyle w:val="MDPI31text"/>
        <w:rPr>
          <w:rFonts w:ascii="宋体" w:eastAsia="宋体" w:hAnsi="宋体" w:cs="宋体"/>
          <w:color w:val="4472C4" w:themeColor="accent1"/>
          <w:lang w:eastAsia="zh-CN"/>
        </w:rPr>
      </w:pPr>
      <w:r>
        <w:t>T</w:t>
      </w:r>
      <w:r w:rsidRPr="00FE69DA">
        <w:t>o select the appropriate parameter values in the subsequent application of the DACMP algorithm, we analyzed the effect of parameter variations on the DACMP algorithm, i.e., the number of ma</w:t>
      </w:r>
      <w:r w:rsidRPr="00FE69DA">
        <w:rPr>
          <w:highlight w:val="yellow"/>
        </w:rPr>
        <w:t>p layers L</w:t>
      </w:r>
      <w:r w:rsidRPr="00FE69DA">
        <w:t xml:space="preserve"> and the balance f</w:t>
      </w:r>
      <w:r w:rsidRPr="00FE69DA">
        <w:rPr>
          <w:highlight w:val="yellow"/>
        </w:rPr>
        <w:t>actor N</w:t>
      </w:r>
      <w:r w:rsidRPr="00FE69DA">
        <w:t xml:space="preserve">, as shown in </w:t>
      </w:r>
      <w:r w:rsidRPr="00FE69DA">
        <w:rPr>
          <w:highlight w:val="yellow"/>
        </w:rPr>
        <w:t xml:space="preserve">Figure </w:t>
      </w:r>
      <w:r w:rsidR="00C14480">
        <w:t>1</w:t>
      </w:r>
      <w:r w:rsidRPr="00FE69DA">
        <w:t>. In addition, we perform 30 simulations</w:t>
      </w:r>
      <w:r w:rsidR="00AA2B5D">
        <w:t xml:space="preserve"> for </w:t>
      </w:r>
      <w:r w:rsidR="00AA2B5D" w:rsidRPr="00AA2B5D">
        <w:t xml:space="preserve">each parameter value </w:t>
      </w:r>
      <w:r w:rsidRPr="00FE69DA">
        <w:t>to ensure reliability</w:t>
      </w:r>
      <w:r w:rsidR="00AA2B5D">
        <w:t>.</w:t>
      </w:r>
      <w:r w:rsidR="00ED55C4">
        <w:rPr>
          <w:rFonts w:ascii="宋体" w:eastAsia="宋体" w:hAnsi="宋体" w:cs="宋体"/>
          <w:color w:val="FF0000"/>
          <w:lang w:eastAsia="zh-CN"/>
        </w:rPr>
        <w:t xml:space="preserve"> </w:t>
      </w:r>
      <w:r w:rsidR="00FF3778" w:rsidRPr="006F32A0">
        <w:rPr>
          <w:color w:val="FF0000"/>
        </w:rPr>
        <w:t>As</w:t>
      </w:r>
      <w:r w:rsidR="00FF3778" w:rsidRPr="006F32A0">
        <w:rPr>
          <w:color w:val="FF0000"/>
        </w:rPr>
        <w:lastRenderedPageBreak/>
        <w:t>suming that two type B UAVs</w:t>
      </w:r>
      <w:r w:rsidR="006F32A0" w:rsidRPr="006F32A0">
        <w:rPr>
          <w:color w:val="FF0000"/>
        </w:rPr>
        <w:t xml:space="preserve"> search for 15 targets in the mission area</w:t>
      </w:r>
      <w:r w:rsidR="00FF3778" w:rsidRPr="006F32A0">
        <w:rPr>
          <w:color w:val="FF0000"/>
        </w:rPr>
        <w:t>, the initial positions are at (</w:t>
      </w:r>
      <w:r w:rsidR="006F32A0" w:rsidRPr="006F32A0">
        <w:rPr>
          <w:color w:val="FF0000"/>
        </w:rPr>
        <w:t>5</w:t>
      </w:r>
      <w:r w:rsidR="00FF3778" w:rsidRPr="006F32A0">
        <w:rPr>
          <w:color w:val="FF0000"/>
        </w:rPr>
        <w:t xml:space="preserve">, </w:t>
      </w:r>
      <w:r w:rsidR="006F32A0" w:rsidRPr="006F32A0">
        <w:rPr>
          <w:color w:val="FF0000"/>
        </w:rPr>
        <w:t>5</w:t>
      </w:r>
      <w:r w:rsidR="00FF3778" w:rsidRPr="006F32A0">
        <w:rPr>
          <w:color w:val="FF0000"/>
        </w:rPr>
        <w:t>) km and (</w:t>
      </w:r>
      <w:r w:rsidR="006F32A0" w:rsidRPr="006F32A0">
        <w:rPr>
          <w:color w:val="FF0000"/>
        </w:rPr>
        <w:t>45</w:t>
      </w:r>
      <w:r w:rsidR="00FF3778" w:rsidRPr="006F32A0">
        <w:rPr>
          <w:color w:val="FF0000"/>
        </w:rPr>
        <w:t xml:space="preserve">, </w:t>
      </w:r>
      <w:r w:rsidR="006F32A0" w:rsidRPr="006F32A0">
        <w:rPr>
          <w:color w:val="FF0000"/>
        </w:rPr>
        <w:t>45</w:t>
      </w:r>
      <w:r w:rsidR="00FF3778" w:rsidRPr="006F32A0">
        <w:rPr>
          <w:color w:val="FF0000"/>
        </w:rPr>
        <w:t>) km without considering the threat</w:t>
      </w:r>
      <w:r w:rsidR="006F32A0" w:rsidRPr="006F32A0">
        <w:rPr>
          <w:color w:val="FF0000"/>
        </w:rPr>
        <w:t>s</w:t>
      </w:r>
      <w:r w:rsidR="00FF3778" w:rsidRPr="006F32A0">
        <w:rPr>
          <w:color w:val="FF0000"/>
        </w:rPr>
        <w:t>.</w:t>
      </w:r>
      <w:r w:rsidR="00BF0ABB" w:rsidRPr="00BF0ABB">
        <w:rPr>
          <w:rFonts w:ascii="宋体" w:eastAsia="宋体" w:hAnsi="宋体" w:cs="宋体" w:hint="eastAsia"/>
          <w:color w:val="4472C4" w:themeColor="accent1"/>
          <w:lang w:eastAsia="zh-CN"/>
        </w:rPr>
        <w:t>我们认为搜索即</w:t>
      </w:r>
      <w:r w:rsidR="00BF5475">
        <w:rPr>
          <w:rFonts w:ascii="宋体" w:eastAsia="宋体" w:hAnsi="宋体" w:cs="宋体" w:hint="eastAsia"/>
          <w:color w:val="4472C4" w:themeColor="accent1"/>
          <w:lang w:eastAsia="zh-CN"/>
        </w:rPr>
        <w:t>追踪到</w:t>
      </w:r>
      <w:r w:rsidR="005A58AF">
        <w:rPr>
          <w:rFonts w:ascii="宋体" w:eastAsia="宋体" w:hAnsi="宋体" w:cs="宋体" w:hint="eastAsia"/>
          <w:color w:val="4472C4" w:themeColor="accent1"/>
          <w:lang w:eastAsia="zh-CN"/>
        </w:rPr>
        <w:t>，无人机接着搜索剩余目标</w:t>
      </w:r>
      <w:r w:rsidR="00BF0ABB" w:rsidRPr="00BF0ABB">
        <w:rPr>
          <w:rFonts w:ascii="宋体" w:eastAsia="宋体" w:hAnsi="宋体" w:cs="宋体" w:hint="eastAsia"/>
          <w:color w:val="4472C4" w:themeColor="accent1"/>
          <w:lang w:eastAsia="zh-CN"/>
        </w:rPr>
        <w:t>。</w:t>
      </w:r>
    </w:p>
    <w:p w14:paraId="2083FB68" w14:textId="05B6182C" w:rsidR="00C14480" w:rsidRPr="00BF5475" w:rsidRDefault="00C14480" w:rsidP="00C14480">
      <w:pPr>
        <w:pStyle w:val="MDPI31text"/>
        <w:rPr>
          <w:rFonts w:eastAsiaTheme="minorEastAsia"/>
          <w:color w:val="FF0000"/>
          <w:lang w:eastAsia="zh-CN"/>
        </w:rPr>
      </w:pPr>
      <w:r w:rsidRPr="00BF5475">
        <w:rPr>
          <w:rFonts w:eastAsiaTheme="minorEastAsia"/>
          <w:color w:val="FF0000"/>
          <w:lang w:eastAsia="zh-CN"/>
        </w:rPr>
        <w:t>As shown in Figs. 1 and 2, these two parameters</w:t>
      </w:r>
      <w:r w:rsidR="003A0EC0">
        <w:rPr>
          <w:rFonts w:eastAsiaTheme="minorEastAsia"/>
          <w:color w:val="FF0000"/>
          <w:lang w:eastAsia="zh-CN"/>
        </w:rPr>
        <w:t xml:space="preserve"> are </w:t>
      </w:r>
      <w:r w:rsidR="003A0EC0" w:rsidRPr="003A0EC0">
        <w:rPr>
          <w:rFonts w:eastAsiaTheme="minorEastAsia"/>
          <w:color w:val="FF0000"/>
          <w:lang w:eastAsia="zh-CN"/>
        </w:rPr>
        <w:t>crucial</w:t>
      </w:r>
      <w:r w:rsidR="003A0EC0">
        <w:rPr>
          <w:rFonts w:eastAsiaTheme="minorEastAsia"/>
          <w:color w:val="FF0000"/>
          <w:lang w:eastAsia="zh-CN"/>
        </w:rPr>
        <w:t xml:space="preserve"> to </w:t>
      </w:r>
      <w:r w:rsidRPr="00BF5475">
        <w:rPr>
          <w:rFonts w:eastAsiaTheme="minorEastAsia"/>
          <w:color w:val="FF0000"/>
          <w:lang w:eastAsia="zh-CN"/>
        </w:rPr>
        <w:t>the performance of the search mission.</w:t>
      </w:r>
      <w:r w:rsidRPr="00BF5475">
        <w:rPr>
          <w:rFonts w:eastAsiaTheme="minorEastAsia" w:hint="eastAsia"/>
          <w:color w:val="FF0000"/>
          <w:lang w:eastAsia="zh-CN"/>
        </w:rPr>
        <w:t>在图</w:t>
      </w:r>
      <w:r w:rsidRPr="00BF5475">
        <w:rPr>
          <w:rFonts w:eastAsiaTheme="minorEastAsia" w:hint="eastAsia"/>
          <w:color w:val="FF0000"/>
          <w:lang w:eastAsia="zh-CN"/>
        </w:rPr>
        <w:t>1</w:t>
      </w:r>
      <w:r w:rsidRPr="00BF5475">
        <w:rPr>
          <w:rFonts w:eastAsiaTheme="minorEastAsia" w:hint="eastAsia"/>
          <w:color w:val="FF0000"/>
          <w:lang w:eastAsia="zh-CN"/>
        </w:rPr>
        <w:t>中，</w:t>
      </w:r>
      <w:r w:rsidR="00BF5475" w:rsidRPr="00BF5475">
        <w:rPr>
          <w:rFonts w:eastAsiaTheme="minorEastAsia" w:hint="eastAsia"/>
          <w:color w:val="FF0000"/>
          <w:lang w:eastAsia="zh-CN"/>
        </w:rPr>
        <w:t>随着地图层数的增大，增加了无人机对全局的认识，从而提高搜索的效率，但是过大的地图层数可能会导致计算资源成本的增加，并且缺少了细节，导致无人机盲目向远处走去，而忽略了身边的风景</w:t>
      </w:r>
      <w:r w:rsidR="00C44016">
        <w:rPr>
          <w:rFonts w:eastAsiaTheme="minorEastAsia" w:hint="eastAsia"/>
          <w:color w:val="FF0000"/>
          <w:lang w:eastAsia="zh-CN"/>
        </w:rPr>
        <w:t>，有点舍本逐末，舍近求远的感觉</w:t>
      </w:r>
      <w:r w:rsidR="00BF5475" w:rsidRPr="00BF5475">
        <w:rPr>
          <w:rFonts w:eastAsiaTheme="minorEastAsia" w:hint="eastAsia"/>
          <w:color w:val="FF0000"/>
          <w:lang w:eastAsia="zh-CN"/>
        </w:rPr>
        <w:t>。以</w:t>
      </w:r>
      <w:r w:rsidR="00BF5475" w:rsidRPr="00BF5475">
        <w:rPr>
          <w:rFonts w:eastAsiaTheme="minorEastAsia" w:hint="eastAsia"/>
          <w:color w:val="FF0000"/>
          <w:lang w:eastAsia="zh-CN"/>
        </w:rPr>
        <w:t>7</w:t>
      </w:r>
      <w:r w:rsidR="00BF5475" w:rsidRPr="00BF5475">
        <w:rPr>
          <w:rFonts w:eastAsiaTheme="minorEastAsia" w:hint="eastAsia"/>
          <w:color w:val="FF0000"/>
          <w:lang w:eastAsia="zh-CN"/>
        </w:rPr>
        <w:t>层地图为例，</w:t>
      </w:r>
      <w:r w:rsidR="00BF5475" w:rsidRPr="00BF5475">
        <w:rPr>
          <w:rFonts w:eastAsiaTheme="minorEastAsia" w:hint="eastAsia"/>
          <w:color w:val="FF0000"/>
          <w:lang w:eastAsia="zh-CN"/>
        </w:rPr>
        <w:t>4</w:t>
      </w:r>
      <w:r w:rsidR="00BF5475" w:rsidRPr="00BF5475">
        <w:rPr>
          <w:rFonts w:eastAsiaTheme="minorEastAsia" w:hint="eastAsia"/>
          <w:color w:val="FF0000"/>
          <w:lang w:eastAsia="zh-CN"/>
        </w:rPr>
        <w:t>层时效果最好。</w:t>
      </w:r>
    </w:p>
    <w:p w14:paraId="077FF61C" w14:textId="4FAD6B57" w:rsidR="00BF0ABB" w:rsidRPr="00BF5475" w:rsidRDefault="00BF5475" w:rsidP="00FF3778">
      <w:pPr>
        <w:pStyle w:val="MDPI31text"/>
        <w:rPr>
          <w:rFonts w:eastAsiaTheme="minorEastAsia"/>
          <w:color w:val="FF0000"/>
          <w:lang w:eastAsia="zh-CN"/>
        </w:rPr>
      </w:pPr>
      <w:r w:rsidRPr="00BF5475">
        <w:rPr>
          <w:rFonts w:ascii="宋体" w:eastAsia="宋体" w:hAnsi="宋体" w:cs="宋体" w:hint="eastAsia"/>
          <w:color w:val="FF0000"/>
          <w:lang w:eastAsia="zh-CN"/>
        </w:rPr>
        <w:t>在图2中，</w:t>
      </w:r>
      <w:r w:rsidRPr="00BF5475">
        <w:rPr>
          <w:rFonts w:eastAsiaTheme="minorEastAsia" w:hint="eastAsia"/>
          <w:color w:val="FF0000"/>
          <w:lang w:eastAsia="zh-CN"/>
        </w:rPr>
        <w:t>当平衡</w:t>
      </w:r>
      <w:r>
        <w:rPr>
          <w:rFonts w:eastAsiaTheme="minorEastAsia" w:hint="eastAsia"/>
          <w:color w:val="FF0000"/>
          <w:lang w:eastAsia="zh-CN"/>
        </w:rPr>
        <w:t>因子为</w:t>
      </w:r>
      <w:r>
        <w:rPr>
          <w:rFonts w:eastAsiaTheme="minorEastAsia" w:hint="eastAsia"/>
          <w:color w:val="FF0000"/>
          <w:lang w:eastAsia="zh-CN"/>
        </w:rPr>
        <w:t>0</w:t>
      </w:r>
      <w:r>
        <w:rPr>
          <w:rFonts w:eastAsiaTheme="minorEastAsia"/>
          <w:color w:val="FF0000"/>
          <w:lang w:eastAsia="zh-CN"/>
        </w:rPr>
        <w:t>.5</w:t>
      </w:r>
      <w:r w:rsidRPr="00BF5475">
        <w:rPr>
          <w:rFonts w:eastAsiaTheme="minorEastAsia" w:hint="eastAsia"/>
          <w:color w:val="FF0000"/>
          <w:lang w:eastAsia="zh-CN"/>
        </w:rPr>
        <w:t>时，搜索效率最高。</w:t>
      </w:r>
    </w:p>
    <w:p w14:paraId="2CEF6283" w14:textId="77777777" w:rsidR="00BF5475" w:rsidRDefault="00BF5475" w:rsidP="00B11365">
      <w:pPr>
        <w:pStyle w:val="MDPI31text"/>
        <w:rPr>
          <w:rFonts w:eastAsiaTheme="minorEastAsia"/>
          <w:lang w:eastAsia="zh-CN"/>
        </w:rPr>
      </w:pPr>
    </w:p>
    <w:p w14:paraId="4165927C" w14:textId="74D866DF" w:rsidR="00B11365" w:rsidRDefault="007D6DAD" w:rsidP="00B11365">
      <w:pPr>
        <w:pStyle w:val="MDPI31text"/>
        <w:rPr>
          <w:rFonts w:eastAsiaTheme="minorEastAsia"/>
          <w:lang w:eastAsia="zh-CN"/>
        </w:rPr>
      </w:pPr>
      <w:r>
        <w:rPr>
          <w:rFonts w:eastAsiaTheme="minorEastAsia" w:hint="eastAsia"/>
          <w:lang w:eastAsia="zh-CN"/>
        </w:rPr>
        <w:t>图</w:t>
      </w:r>
      <w:r>
        <w:rPr>
          <w:rFonts w:eastAsiaTheme="minorEastAsia" w:hint="eastAsia"/>
          <w:lang w:eastAsia="zh-CN"/>
        </w:rPr>
        <w:t>1</w:t>
      </w:r>
      <w:r>
        <w:rPr>
          <w:rFonts w:eastAsiaTheme="minorEastAsia" w:hint="eastAsia"/>
          <w:lang w:eastAsia="zh-CN"/>
        </w:rPr>
        <w:t>：地图层数，（</w:t>
      </w:r>
      <w:r>
        <w:rPr>
          <w:rFonts w:eastAsiaTheme="minorEastAsia" w:hint="eastAsia"/>
          <w:lang w:eastAsia="zh-CN"/>
        </w:rPr>
        <w:t>a</w:t>
      </w:r>
      <w:r>
        <w:rPr>
          <w:rFonts w:eastAsiaTheme="minorEastAsia" w:hint="eastAsia"/>
          <w:lang w:eastAsia="zh-CN"/>
        </w:rPr>
        <w:t>）前</w:t>
      </w:r>
      <w:r>
        <w:rPr>
          <w:rFonts w:eastAsiaTheme="minorEastAsia" w:hint="eastAsia"/>
          <w:lang w:eastAsia="zh-CN"/>
        </w:rPr>
        <w:t>1</w:t>
      </w:r>
      <w:r>
        <w:rPr>
          <w:rFonts w:eastAsiaTheme="minorEastAsia"/>
          <w:lang w:eastAsia="zh-CN"/>
        </w:rPr>
        <w:t>000</w:t>
      </w:r>
      <w:r>
        <w:rPr>
          <w:rFonts w:eastAsiaTheme="minorEastAsia" w:hint="eastAsia"/>
          <w:lang w:eastAsia="zh-CN"/>
        </w:rPr>
        <w:t>步的覆盖率和</w:t>
      </w:r>
      <w:r>
        <w:rPr>
          <w:rFonts w:eastAsiaTheme="minorEastAsia" w:hint="eastAsia"/>
          <w:lang w:eastAsia="zh-CN"/>
        </w:rPr>
        <w:t>(</w:t>
      </w:r>
      <w:r>
        <w:rPr>
          <w:rFonts w:eastAsiaTheme="minorEastAsia"/>
          <w:lang w:eastAsia="zh-CN"/>
        </w:rPr>
        <w:t>b)</w:t>
      </w:r>
      <w:r>
        <w:rPr>
          <w:rFonts w:eastAsiaTheme="minorEastAsia" w:hint="eastAsia"/>
          <w:lang w:eastAsia="zh-CN"/>
        </w:rPr>
        <w:t>目标数图</w:t>
      </w:r>
      <w:r w:rsidR="00AD517F">
        <w:rPr>
          <w:rFonts w:eastAsiaTheme="minorEastAsia" w:hint="eastAsia"/>
          <w:lang w:eastAsia="zh-CN"/>
        </w:rPr>
        <w:t>（</w:t>
      </w:r>
      <w:r w:rsidR="00AD517F">
        <w:rPr>
          <w:rFonts w:eastAsiaTheme="minorEastAsia"/>
          <w:lang w:eastAsia="zh-CN"/>
        </w:rPr>
        <w:t>c</w:t>
      </w:r>
      <w:r w:rsidR="00AD517F">
        <w:rPr>
          <w:rFonts w:eastAsiaTheme="minorEastAsia" w:hint="eastAsia"/>
          <w:lang w:eastAsia="zh-CN"/>
        </w:rPr>
        <w:t>）</w:t>
      </w:r>
      <w:r w:rsidR="00AD517F">
        <w:rPr>
          <w:rFonts w:eastAsiaTheme="minorEastAsia" w:hint="eastAsia"/>
          <w:lang w:eastAsia="zh-CN"/>
        </w:rPr>
        <w:t>3</w:t>
      </w:r>
      <w:r w:rsidR="00AD517F">
        <w:rPr>
          <w:rFonts w:eastAsiaTheme="minorEastAsia"/>
          <w:lang w:eastAsia="zh-CN"/>
        </w:rPr>
        <w:t>0</w:t>
      </w:r>
      <w:r w:rsidR="00AD517F">
        <w:rPr>
          <w:rFonts w:eastAsiaTheme="minorEastAsia" w:hint="eastAsia"/>
          <w:lang w:eastAsia="zh-CN"/>
        </w:rPr>
        <w:t>次实验的覆盖率和</w:t>
      </w:r>
      <w:r w:rsidR="00AD517F">
        <w:rPr>
          <w:rFonts w:eastAsiaTheme="minorEastAsia" w:hint="eastAsia"/>
          <w:lang w:eastAsia="zh-CN"/>
        </w:rPr>
        <w:t>(</w:t>
      </w:r>
      <w:r w:rsidR="00AD517F">
        <w:rPr>
          <w:rFonts w:eastAsiaTheme="minorEastAsia"/>
          <w:lang w:eastAsia="zh-CN"/>
        </w:rPr>
        <w:t>d)</w:t>
      </w:r>
      <w:r w:rsidR="00AD517F">
        <w:rPr>
          <w:rFonts w:eastAsiaTheme="minorEastAsia" w:hint="eastAsia"/>
          <w:lang w:eastAsia="zh-CN"/>
        </w:rPr>
        <w:t>目标数</w:t>
      </w:r>
    </w:p>
    <w:p w14:paraId="747FF6E0" w14:textId="174B4D00" w:rsidR="007D6DAD" w:rsidRPr="007D6DAD" w:rsidRDefault="007D6DAD" w:rsidP="00B11365">
      <w:pPr>
        <w:pStyle w:val="MDPI31text"/>
        <w:rPr>
          <w:rFonts w:eastAsiaTheme="minorEastAsia"/>
          <w:lang w:eastAsia="zh-CN"/>
        </w:rPr>
      </w:pPr>
      <w:r>
        <w:rPr>
          <w:rFonts w:eastAsiaTheme="minorEastAsia" w:hint="eastAsia"/>
          <w:lang w:eastAsia="zh-CN"/>
        </w:rPr>
        <w:t>图</w:t>
      </w:r>
      <w:r w:rsidR="00B11365">
        <w:rPr>
          <w:rFonts w:eastAsiaTheme="minorEastAsia"/>
          <w:lang w:eastAsia="zh-CN"/>
        </w:rPr>
        <w:t>2</w:t>
      </w:r>
      <w:r>
        <w:rPr>
          <w:rFonts w:eastAsiaTheme="minorEastAsia" w:hint="eastAsia"/>
          <w:lang w:eastAsia="zh-CN"/>
        </w:rPr>
        <w:t>：平衡因子，（</w:t>
      </w:r>
      <w:r>
        <w:rPr>
          <w:rFonts w:eastAsiaTheme="minorEastAsia" w:hint="eastAsia"/>
          <w:lang w:eastAsia="zh-CN"/>
        </w:rPr>
        <w:t>a</w:t>
      </w:r>
      <w:r>
        <w:rPr>
          <w:rFonts w:eastAsiaTheme="minorEastAsia" w:hint="eastAsia"/>
          <w:lang w:eastAsia="zh-CN"/>
        </w:rPr>
        <w:t>）前</w:t>
      </w:r>
      <w:r>
        <w:rPr>
          <w:rFonts w:eastAsiaTheme="minorEastAsia" w:hint="eastAsia"/>
          <w:lang w:eastAsia="zh-CN"/>
        </w:rPr>
        <w:t>1</w:t>
      </w:r>
      <w:r>
        <w:rPr>
          <w:rFonts w:eastAsiaTheme="minorEastAsia"/>
          <w:lang w:eastAsia="zh-CN"/>
        </w:rPr>
        <w:t>000</w:t>
      </w:r>
      <w:r>
        <w:rPr>
          <w:rFonts w:eastAsiaTheme="minorEastAsia" w:hint="eastAsia"/>
          <w:lang w:eastAsia="zh-CN"/>
        </w:rPr>
        <w:t>步的覆盖率和</w:t>
      </w:r>
      <w:r>
        <w:rPr>
          <w:rFonts w:eastAsiaTheme="minorEastAsia" w:hint="eastAsia"/>
          <w:lang w:eastAsia="zh-CN"/>
        </w:rPr>
        <w:t>(</w:t>
      </w:r>
      <w:r>
        <w:rPr>
          <w:rFonts w:eastAsiaTheme="minorEastAsia"/>
          <w:lang w:eastAsia="zh-CN"/>
        </w:rPr>
        <w:t>b)</w:t>
      </w:r>
      <w:r>
        <w:rPr>
          <w:rFonts w:eastAsiaTheme="minorEastAsia" w:hint="eastAsia"/>
          <w:lang w:eastAsia="zh-CN"/>
        </w:rPr>
        <w:t>目标数图</w:t>
      </w:r>
      <w:r w:rsidR="00B11365">
        <w:rPr>
          <w:rFonts w:eastAsiaTheme="minorEastAsia" w:hint="eastAsia"/>
          <w:lang w:eastAsia="zh-CN"/>
        </w:rPr>
        <w:t>(</w:t>
      </w:r>
      <w:r w:rsidR="00B11365">
        <w:rPr>
          <w:rFonts w:eastAsiaTheme="minorEastAsia"/>
          <w:lang w:eastAsia="zh-CN"/>
        </w:rPr>
        <w:t>c)</w:t>
      </w:r>
      <w:r w:rsidR="00B11365">
        <w:rPr>
          <w:rFonts w:eastAsiaTheme="minorEastAsia" w:hint="eastAsia"/>
          <w:lang w:eastAsia="zh-CN"/>
        </w:rPr>
        <w:t>3</w:t>
      </w:r>
      <w:r w:rsidR="00B11365">
        <w:rPr>
          <w:rFonts w:eastAsiaTheme="minorEastAsia"/>
          <w:lang w:eastAsia="zh-CN"/>
        </w:rPr>
        <w:t>0</w:t>
      </w:r>
      <w:r w:rsidR="00B11365">
        <w:rPr>
          <w:rFonts w:eastAsiaTheme="minorEastAsia" w:hint="eastAsia"/>
          <w:lang w:eastAsia="zh-CN"/>
        </w:rPr>
        <w:t>次实验的覆盖率和</w:t>
      </w:r>
      <w:r w:rsidR="00B11365">
        <w:rPr>
          <w:rFonts w:eastAsiaTheme="minorEastAsia" w:hint="eastAsia"/>
          <w:lang w:eastAsia="zh-CN"/>
        </w:rPr>
        <w:t>(</w:t>
      </w:r>
      <w:r w:rsidR="00B11365">
        <w:rPr>
          <w:rFonts w:eastAsiaTheme="minorEastAsia"/>
          <w:lang w:eastAsia="zh-CN"/>
        </w:rPr>
        <w:t>d)</w:t>
      </w:r>
      <w:r w:rsidR="00B11365">
        <w:rPr>
          <w:rFonts w:eastAsiaTheme="minorEastAsia" w:hint="eastAsia"/>
          <w:lang w:eastAsia="zh-CN"/>
        </w:rPr>
        <w:t>目标数</w:t>
      </w:r>
    </w:p>
    <w:p w14:paraId="343AF773" w14:textId="77777777" w:rsidR="007D6DAD" w:rsidRPr="007D6DAD" w:rsidRDefault="007D6DAD" w:rsidP="0031155E">
      <w:pPr>
        <w:pStyle w:val="MDPI31text"/>
        <w:rPr>
          <w:rFonts w:eastAsiaTheme="minorEastAsia"/>
          <w:lang w:eastAsia="zh-CN"/>
        </w:rPr>
      </w:pPr>
    </w:p>
    <w:p w14:paraId="31A5E245" w14:textId="327B724E" w:rsidR="002C2140" w:rsidRPr="008C0A39" w:rsidRDefault="002C2140" w:rsidP="002C2140">
      <w:pPr>
        <w:pStyle w:val="MDPI41tablecaption"/>
      </w:pPr>
      <w:r w:rsidRPr="008C0A39">
        <w:rPr>
          <w:b/>
        </w:rPr>
        <w:t xml:space="preserve">Table </w:t>
      </w:r>
      <w:r>
        <w:rPr>
          <w:b/>
        </w:rPr>
        <w:t>1</w:t>
      </w:r>
      <w:r w:rsidRPr="008C0A39">
        <w:rPr>
          <w:b/>
        </w:rPr>
        <w:t xml:space="preserve">. </w:t>
      </w:r>
      <w:r w:rsidRPr="00AB66C3">
        <w:t>Parameter setup of UAV</w:t>
      </w:r>
      <w:r>
        <w:rPr>
          <w:rFonts w:eastAsiaTheme="minorEastAsia" w:hint="eastAsia"/>
        </w:rPr>
        <w:t>s</w:t>
      </w:r>
      <w:r w:rsidRPr="00AB66C3">
        <w:t xml:space="preserve"> and targets</w:t>
      </w:r>
    </w:p>
    <w:tbl>
      <w:tblPr>
        <w:tblW w:w="10465" w:type="dxa"/>
        <w:jc w:val="center"/>
        <w:tblBorders>
          <w:top w:val="single" w:sz="8" w:space="0" w:color="auto"/>
          <w:bottom w:val="single" w:sz="8" w:space="0" w:color="auto"/>
          <w:insideH w:val="single" w:sz="4" w:space="0" w:color="auto"/>
        </w:tblBorders>
        <w:tblLayout w:type="fixed"/>
        <w:tblCellMar>
          <w:left w:w="0" w:type="dxa"/>
          <w:right w:w="0" w:type="dxa"/>
        </w:tblCellMar>
        <w:tblLook w:val="04A0" w:firstRow="1" w:lastRow="0" w:firstColumn="1" w:lastColumn="0" w:noHBand="0" w:noVBand="1"/>
      </w:tblPr>
      <w:tblGrid>
        <w:gridCol w:w="3942"/>
        <w:gridCol w:w="3089"/>
        <w:gridCol w:w="1717"/>
        <w:gridCol w:w="1717"/>
      </w:tblGrid>
      <w:tr w:rsidR="00650918" w:rsidRPr="008C0A39" w14:paraId="2B7C60FB" w14:textId="77777777" w:rsidTr="00BF0ABB">
        <w:trPr>
          <w:jc w:val="center"/>
        </w:trPr>
        <w:tc>
          <w:tcPr>
            <w:tcW w:w="3942" w:type="dxa"/>
            <w:shd w:val="clear" w:color="auto" w:fill="auto"/>
            <w:vAlign w:val="center"/>
          </w:tcPr>
          <w:p w14:paraId="43E647AF" w14:textId="65848E71" w:rsidR="00650918" w:rsidRPr="008C0A39" w:rsidRDefault="00650918" w:rsidP="00BF0ABB">
            <w:pPr>
              <w:pStyle w:val="MDPI42tablebody"/>
              <w:rPr>
                <w:b/>
                <w:bCs/>
              </w:rPr>
            </w:pPr>
            <w:r w:rsidRPr="002C2140">
              <w:rPr>
                <w:b/>
                <w:bCs/>
              </w:rPr>
              <w:t>Parameter</w:t>
            </w:r>
          </w:p>
        </w:tc>
        <w:tc>
          <w:tcPr>
            <w:tcW w:w="4806" w:type="dxa"/>
            <w:gridSpan w:val="2"/>
            <w:shd w:val="clear" w:color="auto" w:fill="auto"/>
            <w:vAlign w:val="center"/>
          </w:tcPr>
          <w:p w14:paraId="1036DBBC" w14:textId="567A57CA" w:rsidR="00650918" w:rsidRPr="008C0A39" w:rsidRDefault="00650918" w:rsidP="00650918">
            <w:pPr>
              <w:pStyle w:val="MDPI42tablebody"/>
              <w:rPr>
                <w:b/>
                <w:bCs/>
              </w:rPr>
            </w:pPr>
            <w:r>
              <w:rPr>
                <w:b/>
                <w:bCs/>
              </w:rPr>
              <w:t>UAV</w:t>
            </w:r>
          </w:p>
        </w:tc>
        <w:tc>
          <w:tcPr>
            <w:tcW w:w="1717" w:type="dxa"/>
            <w:shd w:val="clear" w:color="auto" w:fill="auto"/>
            <w:vAlign w:val="center"/>
          </w:tcPr>
          <w:p w14:paraId="23987990" w14:textId="12095792" w:rsidR="00650918" w:rsidRPr="008C0A39" w:rsidRDefault="00650918" w:rsidP="00BF0ABB">
            <w:pPr>
              <w:pStyle w:val="MDPI42tablebody"/>
              <w:rPr>
                <w:b/>
                <w:bCs/>
              </w:rPr>
            </w:pPr>
            <w:r w:rsidRPr="008C0A39">
              <w:rPr>
                <w:b/>
                <w:bCs/>
              </w:rPr>
              <w:t>T</w:t>
            </w:r>
            <w:r>
              <w:rPr>
                <w:rFonts w:asciiTheme="minorEastAsia" w:eastAsiaTheme="minorEastAsia" w:hAnsiTheme="minorEastAsia" w:hint="eastAsia"/>
                <w:b/>
                <w:bCs/>
                <w:lang w:eastAsia="zh-CN"/>
              </w:rPr>
              <w:t>arget</w:t>
            </w:r>
          </w:p>
        </w:tc>
      </w:tr>
      <w:tr w:rsidR="002C2140" w:rsidRPr="008C0A39" w14:paraId="1040CFD4" w14:textId="77777777" w:rsidTr="00650918">
        <w:trPr>
          <w:jc w:val="center"/>
        </w:trPr>
        <w:tc>
          <w:tcPr>
            <w:tcW w:w="3942" w:type="dxa"/>
            <w:shd w:val="clear" w:color="auto" w:fill="auto"/>
            <w:vAlign w:val="center"/>
            <w:hideMark/>
          </w:tcPr>
          <w:p w14:paraId="5DA14497" w14:textId="1373437F" w:rsidR="002C2140" w:rsidRPr="008C0A39" w:rsidRDefault="002C2140" w:rsidP="00BF0ABB">
            <w:pPr>
              <w:pStyle w:val="MDPI42tablebody"/>
            </w:pPr>
            <w:r>
              <w:t>Type</w:t>
            </w:r>
          </w:p>
        </w:tc>
        <w:tc>
          <w:tcPr>
            <w:tcW w:w="3089" w:type="dxa"/>
            <w:shd w:val="clear" w:color="auto" w:fill="auto"/>
            <w:vAlign w:val="center"/>
            <w:hideMark/>
          </w:tcPr>
          <w:p w14:paraId="0ED132AB" w14:textId="7A85E476" w:rsidR="002C2140" w:rsidRPr="008C0A39" w:rsidRDefault="00650918" w:rsidP="00BF0ABB">
            <w:pPr>
              <w:pStyle w:val="MDPI42tablebody"/>
            </w:pPr>
            <w:r>
              <w:t>A</w:t>
            </w:r>
          </w:p>
        </w:tc>
        <w:tc>
          <w:tcPr>
            <w:tcW w:w="1717" w:type="dxa"/>
            <w:shd w:val="clear" w:color="auto" w:fill="auto"/>
            <w:vAlign w:val="center"/>
          </w:tcPr>
          <w:p w14:paraId="0A918D7C" w14:textId="7B0499FB" w:rsidR="002C2140" w:rsidRPr="008C0A39" w:rsidRDefault="00650918" w:rsidP="00BF0ABB">
            <w:pPr>
              <w:pStyle w:val="MDPI42tablebody"/>
            </w:pPr>
            <w:r>
              <w:t>B</w:t>
            </w:r>
          </w:p>
        </w:tc>
        <w:tc>
          <w:tcPr>
            <w:tcW w:w="1717" w:type="dxa"/>
            <w:shd w:val="clear" w:color="auto" w:fill="auto"/>
            <w:vAlign w:val="center"/>
          </w:tcPr>
          <w:p w14:paraId="0CED8CD7" w14:textId="3EE51AB1" w:rsidR="002C2140" w:rsidRPr="008C0A39" w:rsidRDefault="00650918" w:rsidP="00BF0ABB">
            <w:pPr>
              <w:pStyle w:val="MDPI42tablebody"/>
            </w:pPr>
            <w:r>
              <w:t>/</w:t>
            </w:r>
          </w:p>
        </w:tc>
      </w:tr>
      <w:tr w:rsidR="002C2140" w:rsidRPr="008C0A39" w14:paraId="59B39F68" w14:textId="77777777" w:rsidTr="00650918">
        <w:trPr>
          <w:jc w:val="center"/>
        </w:trPr>
        <w:tc>
          <w:tcPr>
            <w:tcW w:w="3942" w:type="dxa"/>
            <w:shd w:val="clear" w:color="auto" w:fill="auto"/>
            <w:vAlign w:val="center"/>
            <w:hideMark/>
          </w:tcPr>
          <w:p w14:paraId="25FCDBDD" w14:textId="6B01FAC6" w:rsidR="002C2140" w:rsidRPr="008C0A39" w:rsidRDefault="002C2140" w:rsidP="00BF0ABB">
            <w:pPr>
              <w:pStyle w:val="MDPI42tablebody"/>
            </w:pPr>
            <w:r>
              <w:t>speed</w:t>
            </w:r>
          </w:p>
        </w:tc>
        <w:tc>
          <w:tcPr>
            <w:tcW w:w="3089" w:type="dxa"/>
            <w:shd w:val="clear" w:color="auto" w:fill="auto"/>
            <w:vAlign w:val="center"/>
            <w:hideMark/>
          </w:tcPr>
          <w:p w14:paraId="708B69AD" w14:textId="703A69F8" w:rsidR="002C2140" w:rsidRPr="008C0A39" w:rsidRDefault="00650918" w:rsidP="00BF0ABB">
            <w:pPr>
              <w:pStyle w:val="MDPI42tablebody"/>
            </w:pPr>
            <w:r w:rsidRPr="00650918">
              <w:t>30~50m/s</w:t>
            </w:r>
          </w:p>
        </w:tc>
        <w:tc>
          <w:tcPr>
            <w:tcW w:w="1717" w:type="dxa"/>
            <w:shd w:val="clear" w:color="auto" w:fill="auto"/>
            <w:vAlign w:val="center"/>
            <w:hideMark/>
          </w:tcPr>
          <w:p w14:paraId="2F61FB20" w14:textId="4BB77474" w:rsidR="002C2140" w:rsidRPr="008C0A39" w:rsidRDefault="00650918" w:rsidP="00BF0ABB">
            <w:pPr>
              <w:pStyle w:val="MDPI42tablebody"/>
            </w:pPr>
            <w:r w:rsidRPr="00650918">
              <w:t>60-90m/s</w:t>
            </w:r>
          </w:p>
        </w:tc>
        <w:tc>
          <w:tcPr>
            <w:tcW w:w="1717" w:type="dxa"/>
            <w:shd w:val="clear" w:color="auto" w:fill="auto"/>
            <w:vAlign w:val="center"/>
          </w:tcPr>
          <w:p w14:paraId="5CEBB60B" w14:textId="0C3B7B60" w:rsidR="002C2140" w:rsidRPr="008C0A39" w:rsidRDefault="00650918" w:rsidP="00BF0ABB">
            <w:pPr>
              <w:pStyle w:val="MDPI42tablebody"/>
            </w:pPr>
            <w:r w:rsidRPr="00650918">
              <w:t>0-</w:t>
            </w:r>
            <w:r w:rsidR="00B11365">
              <w:t>28</w:t>
            </w:r>
            <w:r w:rsidRPr="00650918">
              <w:t>m/s</w:t>
            </w:r>
          </w:p>
        </w:tc>
      </w:tr>
      <w:tr w:rsidR="002C2140" w:rsidRPr="008C0A39" w14:paraId="7CB0C07F" w14:textId="77777777" w:rsidTr="00650918">
        <w:trPr>
          <w:jc w:val="center"/>
        </w:trPr>
        <w:tc>
          <w:tcPr>
            <w:tcW w:w="3942" w:type="dxa"/>
            <w:shd w:val="clear" w:color="auto" w:fill="auto"/>
            <w:vAlign w:val="center"/>
            <w:hideMark/>
          </w:tcPr>
          <w:p w14:paraId="7F7D1562" w14:textId="0F0C9B98" w:rsidR="002C2140" w:rsidRPr="008C0A39" w:rsidRDefault="002C2140" w:rsidP="00BF0ABB">
            <w:pPr>
              <w:pStyle w:val="MDPI42tablebody"/>
            </w:pPr>
            <w:r w:rsidRPr="002C2140">
              <w:t>Linear acceleration</w:t>
            </w:r>
          </w:p>
        </w:tc>
        <w:tc>
          <w:tcPr>
            <w:tcW w:w="3089" w:type="dxa"/>
            <w:shd w:val="clear" w:color="auto" w:fill="auto"/>
            <w:vAlign w:val="center"/>
            <w:hideMark/>
          </w:tcPr>
          <w:p w14:paraId="7CAA5958" w14:textId="56D64A2C" w:rsidR="002C2140" w:rsidRPr="008C0A39" w:rsidRDefault="00650918" w:rsidP="00BF0ABB">
            <w:pPr>
              <w:pStyle w:val="MDPI42tablebody"/>
            </w:pPr>
            <w:r w:rsidRPr="00650918">
              <w:t>±0.4m/</w:t>
            </w:r>
            <m:oMath>
              <m:sSup>
                <m:sSupPr>
                  <m:ctrlPr>
                    <w:rPr>
                      <w:rFonts w:ascii="Cambria Math" w:hAnsi="Cambria Math"/>
                    </w:rPr>
                  </m:ctrlPr>
                </m:sSupPr>
                <m:e>
                  <m:r>
                    <m:rPr>
                      <m:sty m:val="bi"/>
                    </m:rPr>
                    <w:rPr>
                      <w:rFonts w:ascii="Cambria Math" w:hAnsi="Cambria Math"/>
                    </w:rPr>
                    <m:t>s</m:t>
                  </m:r>
                </m:e>
                <m:sup>
                  <m:r>
                    <m:rPr>
                      <m:sty m:val="b"/>
                    </m:rPr>
                    <w:rPr>
                      <w:rFonts w:ascii="Cambria Math" w:hAnsi="Cambria Math"/>
                    </w:rPr>
                    <m:t>2</m:t>
                  </m:r>
                </m:sup>
              </m:sSup>
            </m:oMath>
          </w:p>
        </w:tc>
        <w:tc>
          <w:tcPr>
            <w:tcW w:w="1717" w:type="dxa"/>
            <w:shd w:val="clear" w:color="auto" w:fill="auto"/>
            <w:vAlign w:val="center"/>
            <w:hideMark/>
          </w:tcPr>
          <w:p w14:paraId="2E3271D7" w14:textId="60A1B5FF" w:rsidR="002C2140" w:rsidRPr="008C0A39" w:rsidRDefault="00650918" w:rsidP="00BF0ABB">
            <w:pPr>
              <w:pStyle w:val="MDPI42tablebody"/>
            </w:pPr>
            <w:r w:rsidRPr="00650918">
              <w:t>±0.6m/</w:t>
            </w:r>
            <m:oMath>
              <m:sSup>
                <m:sSupPr>
                  <m:ctrlPr>
                    <w:rPr>
                      <w:rFonts w:ascii="Cambria Math" w:hAnsi="Cambria Math"/>
                    </w:rPr>
                  </m:ctrlPr>
                </m:sSupPr>
                <m:e>
                  <m:r>
                    <m:rPr>
                      <m:sty m:val="bi"/>
                    </m:rPr>
                    <w:rPr>
                      <w:rFonts w:ascii="Cambria Math" w:hAnsi="Cambria Math"/>
                    </w:rPr>
                    <m:t>s</m:t>
                  </m:r>
                </m:e>
                <m:sup>
                  <m:r>
                    <m:rPr>
                      <m:sty m:val="b"/>
                    </m:rPr>
                    <w:rPr>
                      <w:rFonts w:ascii="Cambria Math" w:hAnsi="Cambria Math"/>
                    </w:rPr>
                    <m:t>2</m:t>
                  </m:r>
                </m:sup>
              </m:sSup>
            </m:oMath>
          </w:p>
        </w:tc>
        <w:tc>
          <w:tcPr>
            <w:tcW w:w="1717" w:type="dxa"/>
            <w:shd w:val="clear" w:color="auto" w:fill="auto"/>
            <w:vAlign w:val="center"/>
          </w:tcPr>
          <w:p w14:paraId="60461C18" w14:textId="11969F3F" w:rsidR="002C2140" w:rsidRPr="008C0A39" w:rsidRDefault="00650918" w:rsidP="00BF0ABB">
            <w:pPr>
              <w:pStyle w:val="MDPI42tablebody"/>
            </w:pPr>
            <w:r w:rsidRPr="00650918">
              <w:t>±0.4m/</w:t>
            </w:r>
            <m:oMath>
              <m:sSup>
                <m:sSupPr>
                  <m:ctrlPr>
                    <w:rPr>
                      <w:rFonts w:ascii="Cambria Math" w:hAnsi="Cambria Math"/>
                    </w:rPr>
                  </m:ctrlPr>
                </m:sSupPr>
                <m:e>
                  <m:r>
                    <m:rPr>
                      <m:sty m:val="bi"/>
                    </m:rPr>
                    <w:rPr>
                      <w:rFonts w:ascii="Cambria Math" w:hAnsi="Cambria Math"/>
                    </w:rPr>
                    <m:t>s</m:t>
                  </m:r>
                </m:e>
                <m:sup>
                  <m:r>
                    <m:rPr>
                      <m:sty m:val="b"/>
                    </m:rPr>
                    <w:rPr>
                      <w:rFonts w:ascii="Cambria Math" w:hAnsi="Cambria Math"/>
                    </w:rPr>
                    <m:t>2</m:t>
                  </m:r>
                </m:sup>
              </m:sSup>
            </m:oMath>
          </w:p>
        </w:tc>
      </w:tr>
      <w:tr w:rsidR="002C2140" w:rsidRPr="008C0A39" w14:paraId="5A0C62C5" w14:textId="77777777" w:rsidTr="00650918">
        <w:trPr>
          <w:jc w:val="center"/>
        </w:trPr>
        <w:tc>
          <w:tcPr>
            <w:tcW w:w="3942" w:type="dxa"/>
            <w:shd w:val="clear" w:color="auto" w:fill="auto"/>
            <w:vAlign w:val="center"/>
          </w:tcPr>
          <w:p w14:paraId="194D320B" w14:textId="653DC65E" w:rsidR="002C2140" w:rsidRPr="008C0A39" w:rsidRDefault="00AE4FD7" w:rsidP="00BF0ABB">
            <w:pPr>
              <w:pStyle w:val="MDPI42tablebody"/>
            </w:pPr>
            <w:r w:rsidRPr="00AE4FD7">
              <w:t>Maximum bank angle</w:t>
            </w:r>
          </w:p>
        </w:tc>
        <w:tc>
          <w:tcPr>
            <w:tcW w:w="3089" w:type="dxa"/>
            <w:shd w:val="clear" w:color="auto" w:fill="auto"/>
            <w:vAlign w:val="center"/>
          </w:tcPr>
          <w:p w14:paraId="41858E7D" w14:textId="58F9693E" w:rsidR="002C2140" w:rsidRPr="008C0A39" w:rsidRDefault="00650918" w:rsidP="00BF0ABB">
            <w:pPr>
              <w:pStyle w:val="MDPI42tablebody"/>
            </w:pPr>
            <w:r w:rsidRPr="00650918">
              <w:t>30°</w:t>
            </w:r>
          </w:p>
        </w:tc>
        <w:tc>
          <w:tcPr>
            <w:tcW w:w="1717" w:type="dxa"/>
            <w:shd w:val="clear" w:color="auto" w:fill="auto"/>
            <w:vAlign w:val="center"/>
          </w:tcPr>
          <w:p w14:paraId="3BB8179E" w14:textId="1BCA8A51" w:rsidR="002C2140" w:rsidRPr="008C0A39" w:rsidRDefault="00650918" w:rsidP="00BF0ABB">
            <w:pPr>
              <w:pStyle w:val="MDPI42tablebody"/>
            </w:pPr>
            <w:r w:rsidRPr="00650918">
              <w:t>20°</w:t>
            </w:r>
          </w:p>
        </w:tc>
        <w:tc>
          <w:tcPr>
            <w:tcW w:w="1717" w:type="dxa"/>
            <w:shd w:val="clear" w:color="auto" w:fill="auto"/>
            <w:vAlign w:val="center"/>
          </w:tcPr>
          <w:p w14:paraId="206EE9CF" w14:textId="2DC2C7CC" w:rsidR="002C2140" w:rsidRPr="008C0A39" w:rsidRDefault="00650918" w:rsidP="00BF0ABB">
            <w:pPr>
              <w:pStyle w:val="MDPI42tablebody"/>
            </w:pPr>
            <w:r>
              <w:t>/</w:t>
            </w:r>
          </w:p>
        </w:tc>
      </w:tr>
      <w:tr w:rsidR="00650918" w:rsidRPr="008C0A39" w14:paraId="6A779C03" w14:textId="77777777" w:rsidTr="00650918">
        <w:trPr>
          <w:jc w:val="center"/>
        </w:trPr>
        <w:tc>
          <w:tcPr>
            <w:tcW w:w="3942" w:type="dxa"/>
            <w:shd w:val="clear" w:color="auto" w:fill="auto"/>
            <w:vAlign w:val="center"/>
          </w:tcPr>
          <w:p w14:paraId="620D2D9B" w14:textId="2A302FE6" w:rsidR="00650918" w:rsidRPr="00AE4FD7" w:rsidRDefault="00650918" w:rsidP="00BF0ABB">
            <w:pPr>
              <w:pStyle w:val="MDPI42tablebody"/>
            </w:pPr>
            <w:r w:rsidRPr="00650918">
              <w:t>Detection radius</w:t>
            </w:r>
          </w:p>
        </w:tc>
        <w:tc>
          <w:tcPr>
            <w:tcW w:w="3089" w:type="dxa"/>
            <w:shd w:val="clear" w:color="auto" w:fill="auto"/>
            <w:vAlign w:val="center"/>
          </w:tcPr>
          <w:p w14:paraId="2E9B8A39" w14:textId="7702B2A3" w:rsidR="00650918" w:rsidRPr="008C0A39" w:rsidRDefault="00650918" w:rsidP="00BF0ABB">
            <w:pPr>
              <w:pStyle w:val="MDPI42tablebody"/>
            </w:pPr>
            <w:r w:rsidRPr="00650918">
              <w:t>2km</w:t>
            </w:r>
          </w:p>
        </w:tc>
        <w:tc>
          <w:tcPr>
            <w:tcW w:w="1717" w:type="dxa"/>
            <w:shd w:val="clear" w:color="auto" w:fill="auto"/>
            <w:vAlign w:val="center"/>
          </w:tcPr>
          <w:p w14:paraId="20126A4D" w14:textId="3DE7DAED" w:rsidR="00650918" w:rsidRPr="008C0A39" w:rsidRDefault="00650918" w:rsidP="00BF0ABB">
            <w:pPr>
              <w:pStyle w:val="MDPI42tablebody"/>
            </w:pPr>
            <w:r w:rsidRPr="00650918">
              <w:t>5km</w:t>
            </w:r>
          </w:p>
        </w:tc>
        <w:tc>
          <w:tcPr>
            <w:tcW w:w="1717" w:type="dxa"/>
            <w:shd w:val="clear" w:color="auto" w:fill="auto"/>
            <w:vAlign w:val="center"/>
          </w:tcPr>
          <w:p w14:paraId="7D84CB49" w14:textId="4888B843" w:rsidR="00650918" w:rsidRPr="00650918" w:rsidRDefault="00650918" w:rsidP="00BF0ABB">
            <w:pPr>
              <w:pStyle w:val="MDPI42tablebody"/>
              <w:rPr>
                <w:rFonts w:eastAsiaTheme="minorEastAsia"/>
                <w:lang w:eastAsia="zh-CN"/>
              </w:rPr>
            </w:pPr>
            <w:r>
              <w:rPr>
                <w:rFonts w:eastAsiaTheme="minorEastAsia" w:hint="eastAsia"/>
                <w:lang w:eastAsia="zh-CN"/>
              </w:rPr>
              <w:t>/</w:t>
            </w:r>
          </w:p>
        </w:tc>
      </w:tr>
    </w:tbl>
    <w:p w14:paraId="09D7D35B" w14:textId="77777777" w:rsidR="0031155E" w:rsidRPr="009F1378" w:rsidRDefault="0031155E" w:rsidP="0031155E">
      <w:pPr>
        <w:pStyle w:val="MDPI31text"/>
      </w:pPr>
    </w:p>
    <w:p w14:paraId="1642A352" w14:textId="3E86E848" w:rsidR="0060532B" w:rsidRPr="008C0A39" w:rsidRDefault="0031155E" w:rsidP="0060532B">
      <w:pPr>
        <w:pStyle w:val="MDPI23heading3"/>
      </w:pPr>
      <w:r>
        <w:t>4</w:t>
      </w:r>
      <w:r w:rsidR="0060532B" w:rsidRPr="008C0A39">
        <w:t>.1.1. Subsubsection</w:t>
      </w:r>
    </w:p>
    <w:p w14:paraId="15802BA7" w14:textId="77777777" w:rsidR="0060532B" w:rsidRPr="008C0A39" w:rsidRDefault="0060532B" w:rsidP="0060532B">
      <w:pPr>
        <w:pStyle w:val="MDPI35textbeforelist"/>
      </w:pPr>
      <w:r w:rsidRPr="008C0A39">
        <w:t>Bulleted lists look like this:</w:t>
      </w:r>
    </w:p>
    <w:p w14:paraId="7117553F" w14:textId="77777777" w:rsidR="0060532B" w:rsidRPr="008C0A39" w:rsidRDefault="0060532B" w:rsidP="00AC1820">
      <w:pPr>
        <w:pStyle w:val="MDPI38bullet"/>
        <w:spacing w:before="60"/>
      </w:pPr>
      <w:r w:rsidRPr="008C0A39">
        <w:t>F</w:t>
      </w:r>
      <w:r w:rsidR="009710EE" w:rsidRPr="008C0A39">
        <w:t>irst bullet;</w:t>
      </w:r>
    </w:p>
    <w:p w14:paraId="272E38D7" w14:textId="77777777" w:rsidR="0060532B" w:rsidRPr="008C0A39" w:rsidRDefault="0060532B" w:rsidP="00AC1820">
      <w:pPr>
        <w:pStyle w:val="MDPI38bullet"/>
      </w:pPr>
      <w:r w:rsidRPr="008C0A39">
        <w:t>S</w:t>
      </w:r>
      <w:r w:rsidR="009710EE" w:rsidRPr="008C0A39">
        <w:t>econd bullet;</w:t>
      </w:r>
    </w:p>
    <w:p w14:paraId="334759C3" w14:textId="77777777" w:rsidR="0060532B" w:rsidRPr="008C0A39" w:rsidRDefault="0060532B" w:rsidP="00AC1820">
      <w:pPr>
        <w:pStyle w:val="MDPI38bullet"/>
        <w:spacing w:after="60"/>
      </w:pPr>
      <w:r w:rsidRPr="008C0A39">
        <w:t>T</w:t>
      </w:r>
      <w:r w:rsidR="009710EE" w:rsidRPr="008C0A39">
        <w:t>hird bullet.</w:t>
      </w:r>
    </w:p>
    <w:p w14:paraId="534B5685" w14:textId="77777777" w:rsidR="0060532B" w:rsidRPr="008C0A39" w:rsidRDefault="0060532B" w:rsidP="0060532B">
      <w:pPr>
        <w:pStyle w:val="MDPI35textbeforelist"/>
      </w:pPr>
      <w:r w:rsidRPr="008C0A39">
        <w:t>Numbered lists can be added as follows:</w:t>
      </w:r>
    </w:p>
    <w:p w14:paraId="0C430D80" w14:textId="77777777" w:rsidR="0060532B" w:rsidRPr="008C0A39" w:rsidRDefault="0060532B" w:rsidP="00AC1820">
      <w:pPr>
        <w:pStyle w:val="MDPI37itemize"/>
        <w:spacing w:before="60"/>
      </w:pPr>
      <w:r w:rsidRPr="008C0A39">
        <w:t>F</w:t>
      </w:r>
      <w:r w:rsidR="009710EE" w:rsidRPr="008C0A39">
        <w:t>irst item;</w:t>
      </w:r>
    </w:p>
    <w:p w14:paraId="0369B188" w14:textId="77777777" w:rsidR="0060532B" w:rsidRPr="008C0A39" w:rsidRDefault="0060532B" w:rsidP="00AC1820">
      <w:pPr>
        <w:pStyle w:val="MDPI37itemize"/>
      </w:pPr>
      <w:r w:rsidRPr="008C0A39">
        <w:t>S</w:t>
      </w:r>
      <w:r w:rsidR="009710EE" w:rsidRPr="008C0A39">
        <w:t>econd item;</w:t>
      </w:r>
    </w:p>
    <w:p w14:paraId="08CC7392" w14:textId="77777777" w:rsidR="0060532B" w:rsidRPr="008C0A39" w:rsidRDefault="0060532B" w:rsidP="00AC1820">
      <w:pPr>
        <w:pStyle w:val="MDPI37itemize"/>
        <w:spacing w:after="60"/>
      </w:pPr>
      <w:r w:rsidRPr="008C0A39">
        <w:t>T</w:t>
      </w:r>
      <w:r w:rsidR="009710EE" w:rsidRPr="008C0A39">
        <w:t>hird item.</w:t>
      </w:r>
    </w:p>
    <w:p w14:paraId="267A4E41" w14:textId="77777777" w:rsidR="0060532B" w:rsidRPr="008C0A39" w:rsidRDefault="0060532B" w:rsidP="007152F6">
      <w:pPr>
        <w:pStyle w:val="MDPI31text"/>
      </w:pPr>
      <w:r w:rsidRPr="008C0A39">
        <w:t>The text continues here.</w:t>
      </w:r>
    </w:p>
    <w:p w14:paraId="3D18DF84" w14:textId="0C3897D7" w:rsidR="0060532B" w:rsidRPr="005E76F6" w:rsidRDefault="0031155E" w:rsidP="009F1378">
      <w:pPr>
        <w:pStyle w:val="MDPI22heading2"/>
      </w:pPr>
      <w:r>
        <w:t>4</w:t>
      </w:r>
      <w:r w:rsidR="0060532B" w:rsidRPr="009F1378">
        <w:t xml:space="preserve">.2. </w:t>
      </w:r>
      <w:r w:rsidR="005E76F6">
        <w:t>Search Performance Analysis</w:t>
      </w:r>
      <w:r w:rsidR="005A58AF">
        <w:t>/</w:t>
      </w:r>
      <w:r w:rsidR="005A58AF" w:rsidRPr="005A58AF">
        <w:t>Comparison with Search Model</w:t>
      </w:r>
    </w:p>
    <w:p w14:paraId="5A782190" w14:textId="2A3D1682" w:rsidR="00483A99" w:rsidRPr="004571F4" w:rsidRDefault="00483A99" w:rsidP="00227DFB">
      <w:pPr>
        <w:pStyle w:val="MDPI31text"/>
      </w:pPr>
      <w:r w:rsidRPr="004571F4">
        <w:t xml:space="preserve">To analyze the performance of DACMP algorithm in the search process, </w:t>
      </w:r>
      <w:r w:rsidR="00227DFB">
        <w:t>w</w:t>
      </w:r>
      <w:r w:rsidR="00227DFB" w:rsidRPr="00227DFB">
        <w:t xml:space="preserve">e conducted a set of experiments </w:t>
      </w:r>
      <w:r w:rsidR="00227DFB" w:rsidRPr="00612F3E">
        <w:rPr>
          <w:highlight w:val="yellow"/>
        </w:rPr>
        <w:t>with the same scenario as in Section 4.1</w:t>
      </w:r>
      <w:r w:rsidR="00227DFB" w:rsidRPr="00227DFB">
        <w:t xml:space="preserve"> and compared the performance with existing methods. The advantages of </w:t>
      </w:r>
      <w:r w:rsidR="00F6621A">
        <w:t xml:space="preserve">three </w:t>
      </w:r>
      <w:r w:rsidR="00227DFB" w:rsidRPr="00227DFB">
        <w:t xml:space="preserve">methods are analyzed by comparing two metrics, the coverage of the region and the number of target searched. In addition, </w:t>
      </w:r>
      <w:r w:rsidR="00227DFB">
        <w:t>the median value is</w:t>
      </w:r>
      <w:r w:rsidR="00227DFB">
        <w:rPr>
          <w:rFonts w:eastAsiaTheme="minorEastAsia" w:hint="eastAsia"/>
          <w:lang w:eastAsia="zh-CN"/>
        </w:rPr>
        <w:t xml:space="preserve"> </w:t>
      </w:r>
      <w:r w:rsidR="00227DFB">
        <w:t>utilized to estimate their performance after 100</w:t>
      </w:r>
      <w:r w:rsidR="00227DFB">
        <w:rPr>
          <w:rFonts w:eastAsiaTheme="minorEastAsia" w:hint="eastAsia"/>
          <w:lang w:eastAsia="zh-CN"/>
        </w:rPr>
        <w:t xml:space="preserve"> </w:t>
      </w:r>
      <w:r w:rsidR="00227DFB">
        <w:t xml:space="preserve">executions. </w:t>
      </w:r>
    </w:p>
    <w:p w14:paraId="4DAC774A" w14:textId="42CB6B82" w:rsidR="00483A99" w:rsidRDefault="00612F3E" w:rsidP="00483A99">
      <w:pPr>
        <w:pStyle w:val="MDPI31text"/>
      </w:pPr>
      <w:r w:rsidRPr="005C4C42">
        <w:t xml:space="preserve">HAPF-ACO </w:t>
      </w:r>
      <w:r w:rsidR="00483A99" w:rsidRPr="005C4C42">
        <w:t>(</w:t>
      </w:r>
      <w:r w:rsidRPr="005C4C42">
        <w:t>Hybrid artificial potential field and ant colony optimization</w:t>
      </w:r>
      <w:r w:rsidR="00483A99" w:rsidRPr="005C4C42">
        <w:t>)</w:t>
      </w:r>
      <w:r w:rsidR="00483A99" w:rsidRPr="005C4C42">
        <w:fldChar w:fldCharType="begin"/>
      </w:r>
      <w:r w:rsidR="0030684E">
        <w:instrText xml:space="preserve"> ADDIN EN.CITE &lt;EndNote&gt;&lt;Cite&gt;&lt;Author&gt;Zhen&lt;/Author&gt;&lt;Year&gt;2020&lt;/Year&gt;&lt;RecNum&gt;70&lt;/RecNum&gt;&lt;DisplayText&gt;&lt;style face="superscript"&gt;[29]&lt;/style&gt;&lt;/DisplayText&gt;&lt;record&gt;&lt;rec-number&gt;70&lt;/rec-number&gt;&lt;foreign-keys&gt;&lt;key app="EN" db-id="dps9wrapzrf2w5ea2scvttexxwt0x99p92xf" timestamp="1635435143"&gt;70&lt;/key&gt;&lt;/foreign-keys&gt;&lt;ref-type name="Journal Article"&gt;17&lt;/ref-type&gt;&lt;contributors&gt;&lt;authors&gt;&lt;author&gt;Zhen, Ziyang&lt;/author&gt;&lt;author&gt;Chen, Yan&lt;/author&gt;&lt;author&gt;Wen, Liangdong&lt;/author&gt;&lt;author&gt;Han, Bing&lt;/author&gt;&lt;/authors&gt;&lt;/contributors&gt;&lt;titles&gt;&lt;title&gt;An intelligent cooperative mission planning scheme of UAV swarm in uncertain dynamic environment&lt;/title&gt;&lt;secondary-title&gt;Aerospace Science and Technology&lt;/secondary-title&gt;&lt;/titles&gt;&lt;periodical&gt;&lt;full-title&gt;Aerospace science and technology&lt;/full-title&gt;&lt;/periodical&gt;&lt;pages&gt;105826&lt;/pages&gt;&lt;volume&gt;100&lt;/volume&gt;&lt;keywords&gt;&lt;keyword&gt;Ant colony optimization&lt;/keyword&gt;&lt;keyword&gt;Artificial potential field&lt;/keyword&gt;&lt;keyword&gt;Cooperative search-attack&lt;/keyword&gt;&lt;keyword&gt;Mission planning&lt;/keyword&gt;&lt;keyword&gt;UAV swarm&lt;/keyword&gt;&lt;/keywords&gt;&lt;dates&gt;&lt;year&gt;2020&lt;/year&gt;&lt;pub-dates&gt;&lt;date&gt;2020&lt;/date&gt;&lt;/pub-dates&gt;&lt;/dates&gt;&lt;isbn&gt;1270-9638&lt;/isbn&gt;&lt;urls&gt;&lt;/urls&gt;&lt;electronic-resource-num&gt;https://doi.org/10.1016/j.ast.2020.105826&lt;/electronic-resource-num&gt;&lt;/record&gt;&lt;/Cite&gt;&lt;/EndNote&gt;</w:instrText>
      </w:r>
      <w:r w:rsidR="00483A99" w:rsidRPr="005C4C42">
        <w:fldChar w:fldCharType="separate"/>
      </w:r>
      <w:r w:rsidR="0030684E" w:rsidRPr="0030684E">
        <w:rPr>
          <w:noProof/>
          <w:vertAlign w:val="superscript"/>
        </w:rPr>
        <w:t>[29]</w:t>
      </w:r>
      <w:r w:rsidR="00483A99" w:rsidRPr="005C4C42">
        <w:fldChar w:fldCharType="end"/>
      </w:r>
      <w:r w:rsidR="00483A99" w:rsidRPr="005C4C42">
        <w:t xml:space="preserve">. </w:t>
      </w:r>
      <w:r w:rsidR="00567B4F">
        <w:t xml:space="preserve">It </w:t>
      </w:r>
      <w:r w:rsidR="00567B4F" w:rsidRPr="00567B4F">
        <w:t>is based on Bayesian theory to estimate the motion state of the target, and combines the artificial potential field algorithm in the digital pheromone map to construct the target attraction field, threat repulsion field and repulsion field among the UAV</w:t>
      </w:r>
      <w:r w:rsidR="00567B4F">
        <w:t>s</w:t>
      </w:r>
      <w:r w:rsidR="00567B4F" w:rsidRPr="00567B4F">
        <w:t xml:space="preserve"> to ensure the completion of the search </w:t>
      </w:r>
      <w:r w:rsidR="00081929">
        <w:t>mission</w:t>
      </w:r>
      <w:r w:rsidR="00483A99" w:rsidRPr="005C4C42">
        <w:t>.</w:t>
      </w:r>
      <w:r w:rsidR="00081929">
        <w:t xml:space="preserve"> </w:t>
      </w:r>
      <w:r w:rsidR="0083796E" w:rsidRPr="0083796E">
        <w:t xml:space="preserve">In addition, if the coverage </w:t>
      </w:r>
      <w:r w:rsidR="0083796E" w:rsidRPr="0083796E">
        <w:rPr>
          <w:rFonts w:eastAsiaTheme="minorEastAsia"/>
          <w:lang w:eastAsia="zh-CN"/>
        </w:rPr>
        <w:t>rate</w:t>
      </w:r>
      <w:r w:rsidR="0083796E" w:rsidRPr="0083796E">
        <w:t xml:space="preserve"> remains constant in some iterations, the ants move to the nearest unsearched grid, thus increasing the coverage </w:t>
      </w:r>
      <w:r w:rsidR="0083796E">
        <w:t xml:space="preserve">rate </w:t>
      </w:r>
      <w:r w:rsidR="0083796E" w:rsidRPr="0083796E">
        <w:t>of the domain and improving the global search capability.</w:t>
      </w:r>
      <w:r w:rsidR="0083796E">
        <w:t xml:space="preserve"> </w:t>
      </w:r>
      <w:r w:rsidR="00081929">
        <w:t>However,</w:t>
      </w:r>
      <w:r w:rsidR="00081929" w:rsidRPr="00081929">
        <w:rPr>
          <w:rFonts w:ascii="宋体" w:eastAsia="宋体" w:hAnsi="宋体" w:cs="宋体" w:hint="eastAsia"/>
          <w:highlight w:val="yellow"/>
          <w:lang w:eastAsia="zh-CN"/>
        </w:rPr>
        <w:t>它只关注</w:t>
      </w:r>
      <w:r w:rsidR="00EE3275">
        <w:rPr>
          <w:rFonts w:ascii="宋体" w:eastAsia="宋体" w:hAnsi="宋体" w:cs="宋体" w:hint="eastAsia"/>
          <w:highlight w:val="yellow"/>
          <w:lang w:eastAsia="zh-CN"/>
        </w:rPr>
        <w:t>下一次迭代候选栅格的不确定度，而不是考虑带迫切搜索区域的不确定度</w:t>
      </w:r>
      <w:r w:rsidR="00081929" w:rsidRPr="00081929">
        <w:rPr>
          <w:rFonts w:ascii="宋体" w:eastAsia="宋体" w:hAnsi="宋体" w:cs="宋体" w:hint="eastAsia"/>
          <w:highlight w:val="yellow"/>
          <w:lang w:eastAsia="zh-CN"/>
        </w:rPr>
        <w:t>，</w:t>
      </w:r>
      <w:r w:rsidR="00EE3275">
        <w:rPr>
          <w:rFonts w:ascii="宋体" w:eastAsia="宋体" w:hAnsi="宋体" w:cs="宋体" w:hint="eastAsia"/>
          <w:highlight w:val="yellow"/>
          <w:lang w:eastAsia="zh-CN"/>
        </w:rPr>
        <w:t>这会导致整个搜索任务陷入局部最优。</w:t>
      </w:r>
    </w:p>
    <w:p w14:paraId="7C7A6F3D" w14:textId="37CD7C37" w:rsidR="00567B4F" w:rsidRPr="00BC40C5" w:rsidRDefault="00612F3E" w:rsidP="00BC40C5">
      <w:pPr>
        <w:pStyle w:val="MDPI31text"/>
        <w:rPr>
          <w:rFonts w:eastAsiaTheme="minorEastAsia"/>
          <w:lang w:eastAsia="zh-CN"/>
        </w:rPr>
      </w:pPr>
      <w:r>
        <w:t>D2PIO (D</w:t>
      </w:r>
      <w:r>
        <w:rPr>
          <w:lang w:eastAsia="zh-CN"/>
        </w:rPr>
        <w:t>ynamic discrete</w:t>
      </w:r>
      <w:r>
        <w:rPr>
          <w:rFonts w:eastAsiaTheme="minorEastAsia" w:hint="eastAsia"/>
          <w:lang w:eastAsia="zh-CN"/>
        </w:rPr>
        <w:t xml:space="preserve"> </w:t>
      </w:r>
      <w:r>
        <w:rPr>
          <w:lang w:eastAsia="zh-CN"/>
        </w:rPr>
        <w:t>pigeon-inspired optimization</w:t>
      </w:r>
      <w:r>
        <w:t>)[</w:t>
      </w:r>
      <w:r w:rsidRPr="00567B4F">
        <w:rPr>
          <w:rFonts w:ascii="宋体" w:eastAsia="宋体" w:hAnsi="宋体" w:cs="宋体" w:hint="eastAsia"/>
        </w:rPr>
        <w:t>参考文献</w:t>
      </w:r>
      <w:r>
        <w:t>]</w:t>
      </w:r>
      <w:r w:rsidR="00567B4F" w:rsidRPr="00567B4F">
        <w:t>,</w:t>
      </w:r>
      <w:r w:rsidR="00DF5305" w:rsidRPr="00DF5305">
        <w:t xml:space="preserve"> </w:t>
      </w:r>
      <w:r w:rsidR="00DF5305">
        <w:rPr>
          <w:lang w:eastAsia="zh-CN"/>
        </w:rPr>
        <w:t>which</w:t>
      </w:r>
      <w:r w:rsidR="00DF5305" w:rsidRPr="00DF5305">
        <w:rPr>
          <w:lang w:eastAsia="zh-CN"/>
        </w:rPr>
        <w:t xml:space="preserve"> focus</w:t>
      </w:r>
      <w:r w:rsidR="00DF5305">
        <w:rPr>
          <w:lang w:eastAsia="zh-CN"/>
        </w:rPr>
        <w:t>es</w:t>
      </w:r>
      <w:r w:rsidR="00DF5305" w:rsidRPr="00DF5305">
        <w:rPr>
          <w:lang w:eastAsia="zh-CN"/>
        </w:rPr>
        <w:t xml:space="preserve"> on improving the shortcomings of the standard PIO. By introducing global optim</w:t>
      </w:r>
      <w:r w:rsidR="00DF5305">
        <w:rPr>
          <w:lang w:eastAsia="zh-CN"/>
        </w:rPr>
        <w:t xml:space="preserve">a and </w:t>
      </w:r>
      <w:r w:rsidR="00DF5305">
        <w:rPr>
          <w:lang w:eastAsia="zh-CN"/>
        </w:rPr>
        <w:lastRenderedPageBreak/>
        <w:t>center position</w:t>
      </w:r>
      <w:r w:rsidR="00DF5305" w:rsidRPr="00DF5305">
        <w:rPr>
          <w:lang w:eastAsia="zh-CN"/>
        </w:rPr>
        <w:t xml:space="preserve"> detectors, the number of consecutive iterations without improvement is counted</w:t>
      </w:r>
      <w:r w:rsidR="00DF5305">
        <w:rPr>
          <w:lang w:eastAsia="zh-CN"/>
        </w:rPr>
        <w:t>.</w:t>
      </w:r>
      <w:r w:rsidR="00DF5305" w:rsidRPr="00DF5305">
        <w:rPr>
          <w:lang w:eastAsia="zh-CN"/>
        </w:rPr>
        <w:t xml:space="preserve"> </w:t>
      </w:r>
      <w:r w:rsidR="00DF5305">
        <w:rPr>
          <w:lang w:eastAsia="zh-CN"/>
        </w:rPr>
        <w:t>I</w:t>
      </w:r>
      <w:r w:rsidR="00DF5305" w:rsidRPr="00DF5305">
        <w:rPr>
          <w:lang w:eastAsia="zh-CN"/>
        </w:rPr>
        <w:t>f the pigeons are saturated, an external push is provided to propel them toward the unexplored space. Thus, the local optimum problem is avoided, and the search efficiency is improved</w:t>
      </w:r>
      <w:r w:rsidR="00DF5305">
        <w:rPr>
          <w:lang w:eastAsia="zh-CN"/>
        </w:rPr>
        <w:t xml:space="preserve">. </w:t>
      </w:r>
      <w:r w:rsidR="00081929" w:rsidRPr="00081929">
        <w:rPr>
          <w:highlight w:val="yellow"/>
          <w:lang w:eastAsia="zh-CN"/>
        </w:rPr>
        <w:t>Although this strategy avoids the problem of local optimality of PIO, it still only focuses on the magnitude of uncertainty of a raster rather than considering the uncertainty of the whole region, which will cause the whole search process to fall into local optimality and cannot improve the efficiency of</w:t>
      </w:r>
      <w:r w:rsidR="00081929" w:rsidRPr="006E0003">
        <w:rPr>
          <w:highlight w:val="yellow"/>
          <w:lang w:eastAsia="zh-CN"/>
        </w:rPr>
        <w:t xml:space="preserve"> search</w:t>
      </w:r>
      <w:r w:rsidR="006E0003" w:rsidRPr="006E0003">
        <w:rPr>
          <w:highlight w:val="yellow"/>
          <w:lang w:eastAsia="zh-CN"/>
        </w:rPr>
        <w:t xml:space="preserve"> task.</w:t>
      </w:r>
    </w:p>
    <w:p w14:paraId="213AC63C" w14:textId="3E190779" w:rsidR="00483A99" w:rsidRPr="00612F3E" w:rsidRDefault="005A58AF" w:rsidP="00612F3E">
      <w:pPr>
        <w:pStyle w:val="MDPI31text"/>
      </w:pPr>
      <w:r w:rsidRPr="005A58AF">
        <w:t>DACMP</w:t>
      </w:r>
      <w:r w:rsidRPr="005A58AF">
        <w:rPr>
          <w:rFonts w:hint="eastAsia"/>
        </w:rPr>
        <w:t xml:space="preserve"> </w:t>
      </w:r>
      <w:r>
        <w:t>(</w:t>
      </w:r>
      <w:r w:rsidR="00483A99" w:rsidRPr="00612F3E">
        <w:rPr>
          <w:rFonts w:hint="eastAsia"/>
        </w:rPr>
        <w:t>D</w:t>
      </w:r>
      <w:r w:rsidR="00483A99" w:rsidRPr="00612F3E">
        <w:t>istributed autonomous c</w:t>
      </w:r>
      <w:r w:rsidR="00483A99" w:rsidRPr="00612F3E">
        <w:rPr>
          <w:rFonts w:hint="eastAsia"/>
        </w:rPr>
        <w:t>o</w:t>
      </w:r>
      <w:r w:rsidR="00483A99" w:rsidRPr="00612F3E">
        <w:t>operative mission planning</w:t>
      </w:r>
      <w:r w:rsidR="00483A99" w:rsidRPr="00612F3E">
        <w:rPr>
          <w:rFonts w:hint="eastAsia"/>
        </w:rPr>
        <w:t xml:space="preserve"> algorithm</w:t>
      </w:r>
      <w:r>
        <w:t>)</w:t>
      </w:r>
      <w:r w:rsidR="00483A99" w:rsidRPr="00612F3E">
        <w:rPr>
          <w:rFonts w:hint="eastAsia"/>
        </w:rPr>
        <w:t>.</w:t>
      </w:r>
      <w:r w:rsidR="00483A99" w:rsidRPr="00612F3E">
        <w:t xml:space="preserve"> </w:t>
      </w:r>
      <w:r w:rsidR="00483A99" w:rsidRPr="00612F3E">
        <w:rPr>
          <w:rFonts w:hint="eastAsia"/>
        </w:rPr>
        <w:t xml:space="preserve">The DACMP algorithm </w:t>
      </w:r>
      <w:r w:rsidR="00483A99" w:rsidRPr="00612F3E">
        <w:t>based on distributed PSO algorithm</w:t>
      </w:r>
      <w:r w:rsidR="00483A99" w:rsidRPr="00612F3E">
        <w:rPr>
          <w:rFonts w:hint="eastAsia"/>
        </w:rPr>
        <w:t xml:space="preserve"> combines bottom-up and top-down mechanisms with a same set of pyramids </w:t>
      </w:r>
      <w:r w:rsidR="00483A99" w:rsidRPr="007071CA">
        <w:rPr>
          <w:rFonts w:hint="eastAsia"/>
          <w:highlight w:val="yellow"/>
        </w:rPr>
        <w:t>without additional computational overhead to better prevent UAV from falling into local optimization</w:t>
      </w:r>
      <w:r w:rsidR="00612F3E" w:rsidRPr="007071CA">
        <w:rPr>
          <w:highlight w:val="yellow"/>
        </w:rPr>
        <w:t>.</w:t>
      </w:r>
      <w:r w:rsidR="006E0003">
        <w:t>(</w:t>
      </w:r>
      <w:r w:rsidR="006E0003">
        <w:rPr>
          <w:rFonts w:ascii="宋体" w:eastAsia="宋体" w:hAnsi="宋体" w:cs="宋体" w:hint="eastAsia"/>
          <w:lang w:eastAsia="zh-CN"/>
        </w:rPr>
        <w:t>我们的算法</w:t>
      </w:r>
      <w:r w:rsidR="00EE3275">
        <w:rPr>
          <w:rFonts w:ascii="宋体" w:eastAsia="宋体" w:hAnsi="宋体" w:cs="宋体" w:hint="eastAsia"/>
          <w:lang w:eastAsia="zh-CN"/>
        </w:rPr>
        <w:t>不只考虑了当前候选栅格的不确定度</w:t>
      </w:r>
      <w:r w:rsidR="006E0003">
        <w:rPr>
          <w:rFonts w:ascii="宋体" w:eastAsia="宋体" w:hAnsi="宋体" w:cs="宋体" w:hint="eastAsia"/>
          <w:lang w:eastAsia="zh-CN"/>
        </w:rPr>
        <w:t>，</w:t>
      </w:r>
      <w:r w:rsidR="00EE3275">
        <w:rPr>
          <w:rFonts w:ascii="宋体" w:eastAsia="宋体" w:hAnsi="宋体" w:cs="宋体" w:hint="eastAsia"/>
          <w:lang w:eastAsia="zh-CN"/>
        </w:rPr>
        <w:t>还考虑了栅格附近整个区域的不确定度，以及迫切待搜索区域的方向指引。</w:t>
      </w:r>
      <w:r w:rsidR="00EE3275">
        <w:rPr>
          <w:rFonts w:ascii="宋体" w:eastAsia="宋体" w:hAnsi="宋体" w:cs="宋体" w:hint="eastAsia"/>
        </w:rPr>
        <w:t>考虑了当前搜索代价和长期搜索代价，并不一味地追求当前最优，而是追求长期最优，无人机就能选择更好的路径对区域进行搜索，从而提高了整体的搜索覆盖率</w:t>
      </w:r>
      <w:r w:rsidR="00EE3275">
        <w:rPr>
          <w:rFonts w:ascii="宋体" w:eastAsia="宋体" w:hAnsi="宋体" w:cs="宋体" w:hint="eastAsia"/>
          <w:lang w:eastAsia="zh-CN"/>
        </w:rPr>
        <w:t>。</w:t>
      </w:r>
      <w:r w:rsidR="00EE3275">
        <w:rPr>
          <w:rFonts w:ascii="宋体" w:eastAsia="宋体" w:hAnsi="宋体" w:cs="宋体"/>
          <w:lang w:eastAsia="zh-CN"/>
        </w:rPr>
        <w:t xml:space="preserve">And </w:t>
      </w:r>
      <w:r w:rsidR="006E0003">
        <w:rPr>
          <w:rFonts w:ascii="宋体" w:eastAsia="宋体" w:hAnsi="宋体" w:cs="宋体" w:hint="eastAsia"/>
          <w:lang w:eastAsia="zh-CN"/>
        </w:rPr>
        <w:t>看看要不要改名字，放大一下优点</w:t>
      </w:r>
      <w:r w:rsidR="006E0003">
        <w:t>)</w:t>
      </w:r>
    </w:p>
    <w:p w14:paraId="1A46F66C" w14:textId="77777777" w:rsidR="00612F3E" w:rsidRPr="008C0A39" w:rsidRDefault="00612F3E" w:rsidP="00483A99">
      <w:pPr>
        <w:pStyle w:val="MDPI31text"/>
      </w:pPr>
    </w:p>
    <w:p w14:paraId="0418B14B" w14:textId="77777777" w:rsidR="0060532B" w:rsidRPr="008C0A39" w:rsidRDefault="006807B6" w:rsidP="00251FC8">
      <w:pPr>
        <w:pStyle w:val="MDPI52figure"/>
        <w:ind w:left="2608"/>
        <w:jc w:val="left"/>
        <w:rPr>
          <w:b/>
        </w:rPr>
      </w:pPr>
      <w:r w:rsidRPr="008C0A39">
        <w:rPr>
          <w:noProof/>
        </w:rPr>
        <w:drawing>
          <wp:inline distT="0" distB="0" distL="0" distR="0" wp14:anchorId="49CD1EAF" wp14:editId="5D1EECAD">
            <wp:extent cx="2016125" cy="1323340"/>
            <wp:effectExtent l="0" t="0" r="0" b="0"/>
            <wp:docPr id="4" name="Picture 1" descr="logo-m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mdpi"/>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016125" cy="1323340"/>
                    </a:xfrm>
                    <a:prstGeom prst="rect">
                      <a:avLst/>
                    </a:prstGeom>
                    <a:noFill/>
                    <a:ln>
                      <a:noFill/>
                    </a:ln>
                  </pic:spPr>
                </pic:pic>
              </a:graphicData>
            </a:graphic>
          </wp:inline>
        </w:drawing>
      </w:r>
    </w:p>
    <w:p w14:paraId="4256393A" w14:textId="77777777" w:rsidR="0060532B" w:rsidRPr="008C0A39" w:rsidRDefault="0060532B" w:rsidP="00311FCA">
      <w:pPr>
        <w:pStyle w:val="MDPI51figurecaption"/>
      </w:pPr>
      <w:r w:rsidRPr="008C0A39">
        <w:rPr>
          <w:b/>
        </w:rPr>
        <w:t xml:space="preserve">Figure 1. </w:t>
      </w:r>
      <w:r w:rsidR="009710EE" w:rsidRPr="008C0A39">
        <w:t>This is a figure.</w:t>
      </w:r>
      <w:r w:rsidRPr="008C0A39">
        <w:t xml:space="preserve"> Schemes follow the same formatting.</w:t>
      </w:r>
    </w:p>
    <w:p w14:paraId="00DE3BA5" w14:textId="77777777" w:rsidR="0060532B" w:rsidRPr="008C0A39" w:rsidRDefault="0060532B" w:rsidP="00311FCA">
      <w:pPr>
        <w:pStyle w:val="MDPI41tablecaption"/>
      </w:pPr>
      <w:r w:rsidRPr="008C0A39">
        <w:rPr>
          <w:b/>
        </w:rPr>
        <w:t>Table 1.</w:t>
      </w:r>
      <w:r w:rsidRPr="008C0A39">
        <w:t xml:space="preserve"> This is a table. Tables should be placed in the main text near to the first time they are cited.</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60532B" w:rsidRPr="008C0A39" w14:paraId="1305131B" w14:textId="77777777" w:rsidTr="003A717B">
        <w:tc>
          <w:tcPr>
            <w:tcW w:w="2619" w:type="dxa"/>
            <w:tcBorders>
              <w:bottom w:val="single" w:sz="4" w:space="0" w:color="auto"/>
            </w:tcBorders>
            <w:shd w:val="clear" w:color="auto" w:fill="auto"/>
            <w:vAlign w:val="center"/>
          </w:tcPr>
          <w:p w14:paraId="68A2C6B0" w14:textId="632629F4" w:rsidR="0060532B" w:rsidRPr="008C0A39" w:rsidRDefault="00AE68C8" w:rsidP="0069070D">
            <w:pPr>
              <w:pStyle w:val="MDPI42tablebody"/>
              <w:spacing w:line="240" w:lineRule="auto"/>
              <w:rPr>
                <w:b/>
                <w:snapToGrid/>
              </w:rPr>
            </w:pPr>
            <w:r w:rsidRPr="0091725D">
              <w:rPr>
                <w:b/>
                <w:snapToGrid/>
              </w:rPr>
              <w:t>Parameter</w:t>
            </w:r>
          </w:p>
        </w:tc>
        <w:tc>
          <w:tcPr>
            <w:tcW w:w="2619" w:type="dxa"/>
            <w:tcBorders>
              <w:bottom w:val="single" w:sz="4" w:space="0" w:color="auto"/>
            </w:tcBorders>
            <w:shd w:val="clear" w:color="auto" w:fill="auto"/>
            <w:vAlign w:val="center"/>
          </w:tcPr>
          <w:p w14:paraId="47AD2C0C" w14:textId="77777777" w:rsidR="0060532B" w:rsidRPr="008C0A39" w:rsidRDefault="0060532B" w:rsidP="0069070D">
            <w:pPr>
              <w:pStyle w:val="MDPI42tablebody"/>
              <w:spacing w:line="240" w:lineRule="auto"/>
              <w:rPr>
                <w:b/>
                <w:snapToGrid/>
              </w:rPr>
            </w:pPr>
            <w:r w:rsidRPr="008C0A39">
              <w:rPr>
                <w:b/>
                <w:snapToGrid/>
              </w:rPr>
              <w:t>Title 2</w:t>
            </w:r>
          </w:p>
        </w:tc>
        <w:tc>
          <w:tcPr>
            <w:tcW w:w="2619" w:type="dxa"/>
            <w:tcBorders>
              <w:bottom w:val="single" w:sz="4" w:space="0" w:color="auto"/>
            </w:tcBorders>
            <w:shd w:val="clear" w:color="auto" w:fill="auto"/>
            <w:vAlign w:val="center"/>
          </w:tcPr>
          <w:p w14:paraId="597FB30E" w14:textId="77777777" w:rsidR="0060532B" w:rsidRPr="008C0A39" w:rsidRDefault="0060532B" w:rsidP="0069070D">
            <w:pPr>
              <w:pStyle w:val="MDPI42tablebody"/>
              <w:spacing w:line="240" w:lineRule="auto"/>
              <w:rPr>
                <w:b/>
                <w:snapToGrid/>
              </w:rPr>
            </w:pPr>
            <w:r w:rsidRPr="008C0A39">
              <w:rPr>
                <w:b/>
                <w:snapToGrid/>
              </w:rPr>
              <w:t>Title 3</w:t>
            </w:r>
          </w:p>
        </w:tc>
      </w:tr>
      <w:tr w:rsidR="0060532B" w:rsidRPr="008C0A39" w14:paraId="472D602B" w14:textId="77777777" w:rsidTr="003A717B">
        <w:tc>
          <w:tcPr>
            <w:tcW w:w="2619" w:type="dxa"/>
            <w:shd w:val="clear" w:color="auto" w:fill="auto"/>
            <w:vAlign w:val="center"/>
          </w:tcPr>
          <w:p w14:paraId="44BA9F51" w14:textId="77777777" w:rsidR="0060532B" w:rsidRPr="008C0A39" w:rsidRDefault="0060532B" w:rsidP="0069070D">
            <w:pPr>
              <w:pStyle w:val="MDPI42tablebody"/>
              <w:spacing w:line="240" w:lineRule="auto"/>
            </w:pPr>
            <w:r w:rsidRPr="008C0A39">
              <w:t>entry 1</w:t>
            </w:r>
          </w:p>
        </w:tc>
        <w:tc>
          <w:tcPr>
            <w:tcW w:w="2619" w:type="dxa"/>
            <w:shd w:val="clear" w:color="auto" w:fill="auto"/>
            <w:vAlign w:val="center"/>
          </w:tcPr>
          <w:p w14:paraId="467EBC38" w14:textId="77777777" w:rsidR="0060532B" w:rsidRPr="008C0A39" w:rsidRDefault="0060532B" w:rsidP="0069070D">
            <w:pPr>
              <w:pStyle w:val="MDPI42tablebody"/>
              <w:spacing w:line="240" w:lineRule="auto"/>
            </w:pPr>
            <w:r w:rsidRPr="008C0A39">
              <w:t>data</w:t>
            </w:r>
          </w:p>
        </w:tc>
        <w:tc>
          <w:tcPr>
            <w:tcW w:w="2619" w:type="dxa"/>
            <w:shd w:val="clear" w:color="auto" w:fill="auto"/>
            <w:vAlign w:val="center"/>
          </w:tcPr>
          <w:p w14:paraId="0707895D" w14:textId="77777777" w:rsidR="0060532B" w:rsidRPr="008C0A39" w:rsidRDefault="0060532B" w:rsidP="0069070D">
            <w:pPr>
              <w:pStyle w:val="MDPI42tablebody"/>
              <w:spacing w:line="240" w:lineRule="auto"/>
            </w:pPr>
            <w:r w:rsidRPr="008C0A39">
              <w:t>data</w:t>
            </w:r>
          </w:p>
        </w:tc>
      </w:tr>
      <w:tr w:rsidR="0060532B" w:rsidRPr="008C0A39" w14:paraId="275E868C" w14:textId="77777777" w:rsidTr="003A717B">
        <w:tc>
          <w:tcPr>
            <w:tcW w:w="2619" w:type="dxa"/>
            <w:shd w:val="clear" w:color="auto" w:fill="auto"/>
            <w:vAlign w:val="center"/>
          </w:tcPr>
          <w:p w14:paraId="32CF31FB" w14:textId="77777777" w:rsidR="0060532B" w:rsidRPr="008C0A39" w:rsidRDefault="0060532B" w:rsidP="0069070D">
            <w:pPr>
              <w:pStyle w:val="MDPI42tablebody"/>
              <w:spacing w:line="240" w:lineRule="auto"/>
            </w:pPr>
            <w:r w:rsidRPr="008C0A39">
              <w:t>entry 2</w:t>
            </w:r>
          </w:p>
        </w:tc>
        <w:tc>
          <w:tcPr>
            <w:tcW w:w="2619" w:type="dxa"/>
            <w:shd w:val="clear" w:color="auto" w:fill="auto"/>
            <w:vAlign w:val="center"/>
          </w:tcPr>
          <w:p w14:paraId="51BD3449" w14:textId="77777777" w:rsidR="0060532B" w:rsidRPr="008C0A39" w:rsidRDefault="0060532B" w:rsidP="0069070D">
            <w:pPr>
              <w:pStyle w:val="MDPI42tablebody"/>
              <w:spacing w:line="240" w:lineRule="auto"/>
            </w:pPr>
            <w:r w:rsidRPr="008C0A39">
              <w:t>data</w:t>
            </w:r>
          </w:p>
        </w:tc>
        <w:tc>
          <w:tcPr>
            <w:tcW w:w="2619" w:type="dxa"/>
            <w:shd w:val="clear" w:color="auto" w:fill="auto"/>
            <w:vAlign w:val="center"/>
          </w:tcPr>
          <w:p w14:paraId="628BC702" w14:textId="77777777" w:rsidR="0060532B" w:rsidRPr="008C0A39" w:rsidRDefault="0060532B" w:rsidP="0069070D">
            <w:pPr>
              <w:pStyle w:val="MDPI42tablebody"/>
              <w:spacing w:line="240" w:lineRule="auto"/>
            </w:pPr>
            <w:r w:rsidRPr="008C0A39">
              <w:t xml:space="preserve">data </w:t>
            </w:r>
            <w:r w:rsidRPr="008C0A39">
              <w:rPr>
                <w:vertAlign w:val="superscript"/>
              </w:rPr>
              <w:t>1</w:t>
            </w:r>
          </w:p>
        </w:tc>
      </w:tr>
    </w:tbl>
    <w:p w14:paraId="2606961C" w14:textId="77777777" w:rsidR="0060532B" w:rsidRPr="008C0A39" w:rsidRDefault="0060532B" w:rsidP="007152F6">
      <w:pPr>
        <w:pStyle w:val="MDPI31text"/>
        <w:spacing w:before="240"/>
      </w:pPr>
      <w:r w:rsidRPr="008C0A39">
        <w:t xml:space="preserve">The text continues here (Figure </w:t>
      </w:r>
      <w:r w:rsidR="009710EE" w:rsidRPr="008C0A39">
        <w:t xml:space="preserve">2 and </w:t>
      </w:r>
      <w:r w:rsidRPr="008C0A39">
        <w:t>Table 2).</w:t>
      </w:r>
    </w:p>
    <w:tbl>
      <w:tblPr>
        <w:tblW w:w="0" w:type="auto"/>
        <w:jc w:val="center"/>
        <w:tblLook w:val="0000" w:firstRow="0" w:lastRow="0" w:firstColumn="0" w:lastColumn="0" w:noHBand="0" w:noVBand="0"/>
      </w:tblPr>
      <w:tblGrid>
        <w:gridCol w:w="4057"/>
        <w:gridCol w:w="4268"/>
      </w:tblGrid>
      <w:tr w:rsidR="0060532B" w:rsidRPr="008C0A39" w14:paraId="4ADF2BF0" w14:textId="77777777" w:rsidTr="0069070D">
        <w:trPr>
          <w:jc w:val="center"/>
        </w:trPr>
        <w:tc>
          <w:tcPr>
            <w:tcW w:w="4057" w:type="dxa"/>
            <w:shd w:val="clear" w:color="auto" w:fill="auto"/>
            <w:vAlign w:val="center"/>
          </w:tcPr>
          <w:p w14:paraId="65B97448" w14:textId="77777777" w:rsidR="0060532B" w:rsidRPr="008C0A39" w:rsidRDefault="006807B6" w:rsidP="00F3598A">
            <w:pPr>
              <w:pStyle w:val="MDPI52figure"/>
              <w:spacing w:before="0"/>
            </w:pPr>
            <w:bookmarkStart w:id="19" w:name="page3"/>
            <w:bookmarkEnd w:id="19"/>
            <w:r w:rsidRPr="008C0A39">
              <w:rPr>
                <w:noProof/>
              </w:rPr>
              <w:drawing>
                <wp:inline distT="0" distB="0" distL="0" distR="0" wp14:anchorId="066A7F2B" wp14:editId="3E9D51B0">
                  <wp:extent cx="2161540" cy="2161540"/>
                  <wp:effectExtent l="0" t="0" r="0" b="0"/>
                  <wp:docPr id="5"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161540" cy="2161540"/>
                          </a:xfrm>
                          <a:prstGeom prst="rect">
                            <a:avLst/>
                          </a:prstGeom>
                          <a:solidFill>
                            <a:srgbClr val="FFFFFF"/>
                          </a:solidFill>
                          <a:ln>
                            <a:noFill/>
                          </a:ln>
                        </pic:spPr>
                      </pic:pic>
                    </a:graphicData>
                  </a:graphic>
                </wp:inline>
              </w:drawing>
            </w:r>
          </w:p>
        </w:tc>
        <w:tc>
          <w:tcPr>
            <w:tcW w:w="4268" w:type="dxa"/>
          </w:tcPr>
          <w:p w14:paraId="16AECC45" w14:textId="77777777" w:rsidR="0060532B" w:rsidRPr="008C0A39" w:rsidRDefault="006807B6" w:rsidP="00F3598A">
            <w:pPr>
              <w:pStyle w:val="MDPI52figure"/>
              <w:spacing w:before="0"/>
            </w:pPr>
            <w:r w:rsidRPr="008C0A39">
              <w:rPr>
                <w:noProof/>
              </w:rPr>
              <w:drawing>
                <wp:inline distT="0" distB="0" distL="0" distR="0" wp14:anchorId="3453A834" wp14:editId="08688F83">
                  <wp:extent cx="2161540" cy="2161540"/>
                  <wp:effectExtent l="0" t="0" r="0" b="0"/>
                  <wp:docPr id="6"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161540" cy="2161540"/>
                          </a:xfrm>
                          <a:prstGeom prst="rect">
                            <a:avLst/>
                          </a:prstGeom>
                          <a:solidFill>
                            <a:srgbClr val="FFFFFF"/>
                          </a:solidFill>
                          <a:ln>
                            <a:noFill/>
                          </a:ln>
                        </pic:spPr>
                      </pic:pic>
                    </a:graphicData>
                  </a:graphic>
                </wp:inline>
              </w:drawing>
            </w:r>
          </w:p>
        </w:tc>
      </w:tr>
      <w:tr w:rsidR="0060532B" w:rsidRPr="008C0A39" w14:paraId="58AD22FD" w14:textId="77777777" w:rsidTr="0069070D">
        <w:trPr>
          <w:jc w:val="center"/>
        </w:trPr>
        <w:tc>
          <w:tcPr>
            <w:tcW w:w="4057" w:type="dxa"/>
            <w:shd w:val="clear" w:color="auto" w:fill="auto"/>
            <w:vAlign w:val="center"/>
          </w:tcPr>
          <w:p w14:paraId="6EA56ADB" w14:textId="77777777" w:rsidR="0060532B" w:rsidRPr="008C0A39" w:rsidRDefault="0060532B" w:rsidP="00F3598A">
            <w:pPr>
              <w:pStyle w:val="MDPI42tablebody"/>
            </w:pPr>
            <w:r w:rsidRPr="008C0A39">
              <w:t>(</w:t>
            </w:r>
            <w:r w:rsidRPr="008C0A39">
              <w:rPr>
                <w:b/>
              </w:rPr>
              <w:t>a</w:t>
            </w:r>
            <w:r w:rsidRPr="008C0A39">
              <w:t>)</w:t>
            </w:r>
          </w:p>
        </w:tc>
        <w:tc>
          <w:tcPr>
            <w:tcW w:w="4268" w:type="dxa"/>
          </w:tcPr>
          <w:p w14:paraId="5B013723" w14:textId="77777777" w:rsidR="0060532B" w:rsidRPr="008C0A39" w:rsidRDefault="0060532B" w:rsidP="00F3598A">
            <w:pPr>
              <w:pStyle w:val="MDPI42tablebody"/>
            </w:pPr>
            <w:r w:rsidRPr="008C0A39">
              <w:t>(</w:t>
            </w:r>
            <w:r w:rsidRPr="008C0A39">
              <w:rPr>
                <w:b/>
              </w:rPr>
              <w:t>b</w:t>
            </w:r>
            <w:r w:rsidRPr="008C0A39">
              <w:t>)</w:t>
            </w:r>
          </w:p>
        </w:tc>
      </w:tr>
    </w:tbl>
    <w:p w14:paraId="0524259F" w14:textId="77777777" w:rsidR="0060532B" w:rsidRPr="008C0A39" w:rsidRDefault="0060532B" w:rsidP="00311FCA">
      <w:pPr>
        <w:pStyle w:val="MDPI51figurecaption"/>
      </w:pPr>
      <w:bookmarkStart w:id="20" w:name="_Hlk127483475"/>
      <w:r w:rsidRPr="008C0A39">
        <w:rPr>
          <w:b/>
        </w:rPr>
        <w:t>Figure 2.</w:t>
      </w:r>
      <w:bookmarkEnd w:id="20"/>
      <w:r w:rsidRPr="008C0A39">
        <w:rPr>
          <w:b/>
        </w:rPr>
        <w:t xml:space="preserve"> </w:t>
      </w:r>
      <w:r w:rsidR="009710EE" w:rsidRPr="008C0A39">
        <w:t>This is a figure.</w:t>
      </w:r>
      <w:r w:rsidRPr="008C0A39">
        <w:t xml:space="preserve"> </w:t>
      </w:r>
      <w:r w:rsidR="009710EE" w:rsidRPr="008C0A39">
        <w:t>Schemes follow another format</w:t>
      </w:r>
      <w:r w:rsidRPr="008C0A39">
        <w:t>. If there are multiple panels, they should be listed as: (</w:t>
      </w:r>
      <w:r w:rsidRPr="008C0A39">
        <w:rPr>
          <w:b/>
        </w:rPr>
        <w:t>a</w:t>
      </w:r>
      <w:r w:rsidRPr="008C0A39">
        <w:t>) Description of what is contained in the first panel; (</w:t>
      </w:r>
      <w:r w:rsidRPr="008C0A39">
        <w:rPr>
          <w:b/>
        </w:rPr>
        <w:t>b</w:t>
      </w:r>
      <w:r w:rsidRPr="008C0A39">
        <w:t>) Description of what is contained in the second panel. Figures should be placed in the main text near to the first time they are cited.</w:t>
      </w:r>
    </w:p>
    <w:p w14:paraId="56C3F2D7" w14:textId="77777777" w:rsidR="0060532B" w:rsidRPr="008C0A39" w:rsidRDefault="0060532B" w:rsidP="00311FCA">
      <w:pPr>
        <w:pStyle w:val="MDPI41tablecaption"/>
      </w:pPr>
      <w:r w:rsidRPr="008C0A39">
        <w:rPr>
          <w:b/>
        </w:rPr>
        <w:lastRenderedPageBreak/>
        <w:t xml:space="preserve">Table 2. </w:t>
      </w:r>
      <w:r w:rsidRPr="008C0A39">
        <w:t>This is a table. Tables should be placed in the main text near to the first time they are cited.</w:t>
      </w:r>
    </w:p>
    <w:tbl>
      <w:tblPr>
        <w:tblW w:w="10465" w:type="dxa"/>
        <w:jc w:val="center"/>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3942"/>
        <w:gridCol w:w="3089"/>
        <w:gridCol w:w="1717"/>
        <w:gridCol w:w="1717"/>
      </w:tblGrid>
      <w:tr w:rsidR="0060532B" w:rsidRPr="008C0A39" w14:paraId="74C8C036" w14:textId="77777777" w:rsidTr="002E189C">
        <w:trPr>
          <w:jc w:val="center"/>
        </w:trPr>
        <w:tc>
          <w:tcPr>
            <w:tcW w:w="3256" w:type="dxa"/>
            <w:tcBorders>
              <w:top w:val="single" w:sz="8" w:space="0" w:color="auto"/>
              <w:bottom w:val="single" w:sz="4" w:space="0" w:color="auto"/>
            </w:tcBorders>
            <w:shd w:val="clear" w:color="auto" w:fill="auto"/>
            <w:vAlign w:val="center"/>
          </w:tcPr>
          <w:p w14:paraId="36481725" w14:textId="77777777" w:rsidR="0060532B" w:rsidRPr="008C0A39" w:rsidRDefault="0060532B" w:rsidP="0069070D">
            <w:pPr>
              <w:pStyle w:val="MDPI42tablebody"/>
              <w:rPr>
                <w:b/>
                <w:bCs/>
              </w:rPr>
            </w:pPr>
            <w:r w:rsidRPr="008C0A39">
              <w:rPr>
                <w:b/>
                <w:bCs/>
              </w:rPr>
              <w:t>Title 1</w:t>
            </w:r>
          </w:p>
        </w:tc>
        <w:tc>
          <w:tcPr>
            <w:tcW w:w="2551" w:type="dxa"/>
            <w:tcBorders>
              <w:top w:val="single" w:sz="8" w:space="0" w:color="auto"/>
              <w:bottom w:val="single" w:sz="4" w:space="0" w:color="auto"/>
            </w:tcBorders>
            <w:shd w:val="clear" w:color="auto" w:fill="auto"/>
            <w:vAlign w:val="center"/>
          </w:tcPr>
          <w:p w14:paraId="06ACB5A5" w14:textId="77777777" w:rsidR="0060532B" w:rsidRPr="008C0A39" w:rsidRDefault="0060532B" w:rsidP="0069070D">
            <w:pPr>
              <w:pStyle w:val="MDPI42tablebody"/>
              <w:rPr>
                <w:b/>
                <w:bCs/>
              </w:rPr>
            </w:pPr>
            <w:r w:rsidRPr="008C0A39">
              <w:rPr>
                <w:b/>
                <w:bCs/>
              </w:rPr>
              <w:t>Title 2</w:t>
            </w:r>
          </w:p>
        </w:tc>
        <w:tc>
          <w:tcPr>
            <w:tcW w:w="1418" w:type="dxa"/>
            <w:tcBorders>
              <w:top w:val="single" w:sz="8" w:space="0" w:color="auto"/>
              <w:bottom w:val="single" w:sz="4" w:space="0" w:color="auto"/>
            </w:tcBorders>
            <w:shd w:val="clear" w:color="auto" w:fill="auto"/>
            <w:vAlign w:val="center"/>
            <w:hideMark/>
          </w:tcPr>
          <w:p w14:paraId="2AC12E32" w14:textId="77777777" w:rsidR="0060532B" w:rsidRPr="008C0A39" w:rsidRDefault="0060532B" w:rsidP="0069070D">
            <w:pPr>
              <w:pStyle w:val="MDPI42tablebody"/>
              <w:rPr>
                <w:b/>
                <w:bCs/>
              </w:rPr>
            </w:pPr>
            <w:r w:rsidRPr="008C0A39">
              <w:rPr>
                <w:b/>
                <w:bCs/>
              </w:rPr>
              <w:t>Title 3</w:t>
            </w:r>
          </w:p>
        </w:tc>
        <w:tc>
          <w:tcPr>
            <w:tcW w:w="1418" w:type="dxa"/>
            <w:tcBorders>
              <w:top w:val="single" w:sz="8" w:space="0" w:color="auto"/>
              <w:bottom w:val="single" w:sz="4" w:space="0" w:color="auto"/>
            </w:tcBorders>
            <w:shd w:val="clear" w:color="auto" w:fill="auto"/>
            <w:vAlign w:val="center"/>
          </w:tcPr>
          <w:p w14:paraId="5015F0EE" w14:textId="77777777" w:rsidR="0060532B" w:rsidRPr="008C0A39" w:rsidRDefault="0060532B" w:rsidP="0069070D">
            <w:pPr>
              <w:pStyle w:val="MDPI42tablebody"/>
              <w:rPr>
                <w:b/>
                <w:bCs/>
              </w:rPr>
            </w:pPr>
            <w:r w:rsidRPr="008C0A39">
              <w:rPr>
                <w:b/>
                <w:bCs/>
              </w:rPr>
              <w:t>Title 4</w:t>
            </w:r>
          </w:p>
        </w:tc>
      </w:tr>
      <w:tr w:rsidR="0060532B" w:rsidRPr="008C0A39" w14:paraId="73B94A9D" w14:textId="77777777" w:rsidTr="002E189C">
        <w:trPr>
          <w:jc w:val="center"/>
        </w:trPr>
        <w:tc>
          <w:tcPr>
            <w:tcW w:w="3256" w:type="dxa"/>
            <w:vMerge w:val="restart"/>
            <w:tcBorders>
              <w:top w:val="single" w:sz="4" w:space="0" w:color="auto"/>
            </w:tcBorders>
            <w:shd w:val="clear" w:color="auto" w:fill="auto"/>
            <w:vAlign w:val="center"/>
            <w:hideMark/>
          </w:tcPr>
          <w:p w14:paraId="5482CB15" w14:textId="77777777" w:rsidR="0060532B" w:rsidRPr="008C0A39" w:rsidRDefault="0060532B" w:rsidP="0069070D">
            <w:pPr>
              <w:pStyle w:val="MDPI42tablebody"/>
            </w:pPr>
            <w:r w:rsidRPr="008C0A39">
              <w:t>entry 1</w:t>
            </w:r>
            <w:r w:rsidR="006E1188" w:rsidRPr="008C0A39">
              <w:t xml:space="preserve"> *</w:t>
            </w:r>
          </w:p>
        </w:tc>
        <w:tc>
          <w:tcPr>
            <w:tcW w:w="2551" w:type="dxa"/>
            <w:tcBorders>
              <w:top w:val="single" w:sz="4" w:space="0" w:color="auto"/>
              <w:bottom w:val="nil"/>
            </w:tcBorders>
            <w:shd w:val="clear" w:color="auto" w:fill="auto"/>
            <w:vAlign w:val="center"/>
            <w:hideMark/>
          </w:tcPr>
          <w:p w14:paraId="38B5BB06" w14:textId="77777777" w:rsidR="0060532B" w:rsidRPr="008C0A39" w:rsidRDefault="0060532B" w:rsidP="0069070D">
            <w:pPr>
              <w:pStyle w:val="MDPI42tablebody"/>
            </w:pPr>
            <w:r w:rsidRPr="008C0A39">
              <w:t>data</w:t>
            </w:r>
          </w:p>
        </w:tc>
        <w:tc>
          <w:tcPr>
            <w:tcW w:w="1418" w:type="dxa"/>
            <w:tcBorders>
              <w:top w:val="single" w:sz="4" w:space="0" w:color="auto"/>
              <w:bottom w:val="nil"/>
            </w:tcBorders>
            <w:shd w:val="clear" w:color="auto" w:fill="auto"/>
            <w:vAlign w:val="center"/>
          </w:tcPr>
          <w:p w14:paraId="2ED49937" w14:textId="77777777" w:rsidR="0060532B" w:rsidRPr="008C0A39" w:rsidRDefault="0060532B" w:rsidP="0069070D">
            <w:pPr>
              <w:pStyle w:val="MDPI42tablebody"/>
            </w:pPr>
            <w:r w:rsidRPr="008C0A39">
              <w:t>data</w:t>
            </w:r>
          </w:p>
        </w:tc>
        <w:tc>
          <w:tcPr>
            <w:tcW w:w="1418" w:type="dxa"/>
            <w:tcBorders>
              <w:top w:val="single" w:sz="4" w:space="0" w:color="auto"/>
              <w:bottom w:val="nil"/>
            </w:tcBorders>
            <w:shd w:val="clear" w:color="auto" w:fill="auto"/>
            <w:vAlign w:val="center"/>
          </w:tcPr>
          <w:p w14:paraId="2D06AA20" w14:textId="77777777" w:rsidR="0060532B" w:rsidRPr="008C0A39" w:rsidRDefault="0060532B" w:rsidP="0069070D">
            <w:pPr>
              <w:pStyle w:val="MDPI42tablebody"/>
            </w:pPr>
            <w:r w:rsidRPr="008C0A39">
              <w:t>data</w:t>
            </w:r>
          </w:p>
        </w:tc>
      </w:tr>
      <w:tr w:rsidR="0060532B" w:rsidRPr="008C0A39" w14:paraId="535FD365" w14:textId="77777777" w:rsidTr="002E189C">
        <w:trPr>
          <w:jc w:val="center"/>
        </w:trPr>
        <w:tc>
          <w:tcPr>
            <w:tcW w:w="3256" w:type="dxa"/>
            <w:vMerge/>
            <w:shd w:val="clear" w:color="auto" w:fill="auto"/>
            <w:vAlign w:val="center"/>
            <w:hideMark/>
          </w:tcPr>
          <w:p w14:paraId="267063B2" w14:textId="77777777" w:rsidR="0060532B" w:rsidRPr="008C0A39" w:rsidRDefault="0060532B" w:rsidP="0069070D">
            <w:pPr>
              <w:pStyle w:val="MDPI42tablebody"/>
            </w:pPr>
          </w:p>
        </w:tc>
        <w:tc>
          <w:tcPr>
            <w:tcW w:w="2551" w:type="dxa"/>
            <w:tcBorders>
              <w:top w:val="nil"/>
              <w:bottom w:val="nil"/>
            </w:tcBorders>
            <w:shd w:val="clear" w:color="auto" w:fill="auto"/>
            <w:vAlign w:val="center"/>
            <w:hideMark/>
          </w:tcPr>
          <w:p w14:paraId="40AD647A" w14:textId="77777777" w:rsidR="0060532B" w:rsidRPr="008C0A39" w:rsidRDefault="0060532B" w:rsidP="0069070D">
            <w:pPr>
              <w:pStyle w:val="MDPI42tablebody"/>
            </w:pPr>
            <w:r w:rsidRPr="008C0A39">
              <w:t>data</w:t>
            </w:r>
          </w:p>
        </w:tc>
        <w:tc>
          <w:tcPr>
            <w:tcW w:w="1418" w:type="dxa"/>
            <w:tcBorders>
              <w:top w:val="nil"/>
              <w:bottom w:val="nil"/>
            </w:tcBorders>
            <w:shd w:val="clear" w:color="auto" w:fill="auto"/>
            <w:vAlign w:val="center"/>
          </w:tcPr>
          <w:p w14:paraId="56F47ABB" w14:textId="77777777" w:rsidR="0060532B" w:rsidRPr="008C0A39" w:rsidRDefault="0060532B" w:rsidP="0069070D">
            <w:pPr>
              <w:pStyle w:val="MDPI42tablebody"/>
            </w:pPr>
            <w:r w:rsidRPr="008C0A39">
              <w:t>data</w:t>
            </w:r>
          </w:p>
        </w:tc>
        <w:tc>
          <w:tcPr>
            <w:tcW w:w="1418" w:type="dxa"/>
            <w:tcBorders>
              <w:top w:val="nil"/>
              <w:bottom w:val="nil"/>
            </w:tcBorders>
            <w:shd w:val="clear" w:color="auto" w:fill="auto"/>
            <w:vAlign w:val="center"/>
          </w:tcPr>
          <w:p w14:paraId="7C152CAD" w14:textId="77777777" w:rsidR="0060532B" w:rsidRPr="008C0A39" w:rsidRDefault="0060532B" w:rsidP="0069070D">
            <w:pPr>
              <w:pStyle w:val="MDPI42tablebody"/>
            </w:pPr>
            <w:r w:rsidRPr="008C0A39">
              <w:t>data</w:t>
            </w:r>
          </w:p>
        </w:tc>
      </w:tr>
      <w:tr w:rsidR="0060532B" w:rsidRPr="008C0A39" w14:paraId="01F268D2" w14:textId="77777777" w:rsidTr="002E189C">
        <w:trPr>
          <w:jc w:val="center"/>
        </w:trPr>
        <w:tc>
          <w:tcPr>
            <w:tcW w:w="3256" w:type="dxa"/>
            <w:vMerge/>
            <w:tcBorders>
              <w:bottom w:val="single" w:sz="4" w:space="0" w:color="auto"/>
            </w:tcBorders>
            <w:shd w:val="clear" w:color="auto" w:fill="auto"/>
            <w:vAlign w:val="center"/>
          </w:tcPr>
          <w:p w14:paraId="1E3DAEEC" w14:textId="77777777" w:rsidR="0060532B" w:rsidRPr="008C0A39" w:rsidRDefault="0060532B" w:rsidP="0069070D">
            <w:pPr>
              <w:pStyle w:val="MDPI42tablebody"/>
            </w:pPr>
          </w:p>
        </w:tc>
        <w:tc>
          <w:tcPr>
            <w:tcW w:w="2551" w:type="dxa"/>
            <w:tcBorders>
              <w:top w:val="nil"/>
              <w:bottom w:val="single" w:sz="4" w:space="0" w:color="auto"/>
            </w:tcBorders>
            <w:shd w:val="clear" w:color="auto" w:fill="auto"/>
            <w:vAlign w:val="center"/>
          </w:tcPr>
          <w:p w14:paraId="3F6C566C" w14:textId="77777777" w:rsidR="0060532B" w:rsidRPr="008C0A39" w:rsidRDefault="0060532B" w:rsidP="0069070D">
            <w:pPr>
              <w:pStyle w:val="MDPI42tablebody"/>
            </w:pPr>
            <w:r w:rsidRPr="008C0A39">
              <w:t>data</w:t>
            </w:r>
          </w:p>
        </w:tc>
        <w:tc>
          <w:tcPr>
            <w:tcW w:w="1418" w:type="dxa"/>
            <w:tcBorders>
              <w:top w:val="nil"/>
              <w:bottom w:val="single" w:sz="4" w:space="0" w:color="auto"/>
            </w:tcBorders>
            <w:shd w:val="clear" w:color="auto" w:fill="auto"/>
            <w:vAlign w:val="center"/>
          </w:tcPr>
          <w:p w14:paraId="3A3C3A09" w14:textId="77777777" w:rsidR="0060532B" w:rsidRPr="008C0A39" w:rsidRDefault="0060532B" w:rsidP="0069070D">
            <w:pPr>
              <w:pStyle w:val="MDPI42tablebody"/>
            </w:pPr>
            <w:r w:rsidRPr="008C0A39">
              <w:t>data</w:t>
            </w:r>
          </w:p>
        </w:tc>
        <w:tc>
          <w:tcPr>
            <w:tcW w:w="1418" w:type="dxa"/>
            <w:tcBorders>
              <w:top w:val="nil"/>
              <w:bottom w:val="single" w:sz="4" w:space="0" w:color="auto"/>
            </w:tcBorders>
            <w:shd w:val="clear" w:color="auto" w:fill="auto"/>
            <w:vAlign w:val="center"/>
          </w:tcPr>
          <w:p w14:paraId="338B4C14" w14:textId="77777777" w:rsidR="0060532B" w:rsidRPr="008C0A39" w:rsidRDefault="0060532B" w:rsidP="0069070D">
            <w:pPr>
              <w:pStyle w:val="MDPI42tablebody"/>
            </w:pPr>
            <w:r w:rsidRPr="008C0A39">
              <w:t>data</w:t>
            </w:r>
          </w:p>
        </w:tc>
      </w:tr>
      <w:tr w:rsidR="0060532B" w:rsidRPr="008C0A39" w14:paraId="091A52EE" w14:textId="77777777" w:rsidTr="002E189C">
        <w:trPr>
          <w:jc w:val="center"/>
        </w:trPr>
        <w:tc>
          <w:tcPr>
            <w:tcW w:w="3256" w:type="dxa"/>
            <w:vMerge w:val="restart"/>
            <w:tcBorders>
              <w:top w:val="single" w:sz="4" w:space="0" w:color="auto"/>
              <w:bottom w:val="nil"/>
            </w:tcBorders>
            <w:shd w:val="clear" w:color="auto" w:fill="auto"/>
            <w:vAlign w:val="center"/>
            <w:hideMark/>
          </w:tcPr>
          <w:p w14:paraId="4BABF3B1" w14:textId="77777777" w:rsidR="0060532B" w:rsidRPr="008C0A39" w:rsidRDefault="0060532B" w:rsidP="0069070D">
            <w:pPr>
              <w:pStyle w:val="MDPI42tablebody"/>
            </w:pPr>
            <w:r w:rsidRPr="008C0A39">
              <w:t>entry 2</w:t>
            </w:r>
          </w:p>
        </w:tc>
        <w:tc>
          <w:tcPr>
            <w:tcW w:w="2551" w:type="dxa"/>
            <w:tcBorders>
              <w:top w:val="single" w:sz="4" w:space="0" w:color="auto"/>
              <w:bottom w:val="nil"/>
            </w:tcBorders>
            <w:shd w:val="clear" w:color="auto" w:fill="auto"/>
            <w:vAlign w:val="center"/>
            <w:hideMark/>
          </w:tcPr>
          <w:p w14:paraId="1EB09802" w14:textId="77777777" w:rsidR="0060532B" w:rsidRPr="008C0A39" w:rsidRDefault="0060532B" w:rsidP="0069070D">
            <w:pPr>
              <w:pStyle w:val="MDPI42tablebody"/>
            </w:pPr>
            <w:r w:rsidRPr="008C0A39">
              <w:t>data</w:t>
            </w:r>
          </w:p>
        </w:tc>
        <w:tc>
          <w:tcPr>
            <w:tcW w:w="1418" w:type="dxa"/>
            <w:tcBorders>
              <w:top w:val="single" w:sz="4" w:space="0" w:color="auto"/>
              <w:bottom w:val="nil"/>
            </w:tcBorders>
            <w:shd w:val="clear" w:color="auto" w:fill="auto"/>
            <w:vAlign w:val="center"/>
            <w:hideMark/>
          </w:tcPr>
          <w:p w14:paraId="77C452E0" w14:textId="77777777" w:rsidR="0060532B" w:rsidRPr="008C0A39" w:rsidRDefault="0060532B" w:rsidP="0069070D">
            <w:pPr>
              <w:pStyle w:val="MDPI42tablebody"/>
            </w:pPr>
            <w:r w:rsidRPr="008C0A39">
              <w:t>data</w:t>
            </w:r>
          </w:p>
        </w:tc>
        <w:tc>
          <w:tcPr>
            <w:tcW w:w="1418" w:type="dxa"/>
            <w:tcBorders>
              <w:top w:val="single" w:sz="4" w:space="0" w:color="auto"/>
              <w:bottom w:val="nil"/>
            </w:tcBorders>
            <w:shd w:val="clear" w:color="auto" w:fill="auto"/>
            <w:vAlign w:val="center"/>
          </w:tcPr>
          <w:p w14:paraId="41AC4686" w14:textId="77777777" w:rsidR="0060532B" w:rsidRPr="008C0A39" w:rsidRDefault="0060532B" w:rsidP="0069070D">
            <w:pPr>
              <w:pStyle w:val="MDPI42tablebody"/>
            </w:pPr>
            <w:r w:rsidRPr="008C0A39">
              <w:t>data</w:t>
            </w:r>
          </w:p>
        </w:tc>
      </w:tr>
      <w:tr w:rsidR="0060532B" w:rsidRPr="008C0A39" w14:paraId="1AF9D430" w14:textId="77777777" w:rsidTr="002E189C">
        <w:trPr>
          <w:jc w:val="center"/>
        </w:trPr>
        <w:tc>
          <w:tcPr>
            <w:tcW w:w="3256" w:type="dxa"/>
            <w:vMerge/>
            <w:tcBorders>
              <w:top w:val="nil"/>
              <w:bottom w:val="single" w:sz="4" w:space="0" w:color="auto"/>
            </w:tcBorders>
            <w:shd w:val="clear" w:color="auto" w:fill="auto"/>
            <w:vAlign w:val="center"/>
            <w:hideMark/>
          </w:tcPr>
          <w:p w14:paraId="51EC3C8B" w14:textId="77777777" w:rsidR="0060532B" w:rsidRPr="008C0A39" w:rsidRDefault="0060532B" w:rsidP="0069070D">
            <w:pPr>
              <w:pStyle w:val="MDPI42tablebody"/>
            </w:pPr>
          </w:p>
        </w:tc>
        <w:tc>
          <w:tcPr>
            <w:tcW w:w="2551" w:type="dxa"/>
            <w:tcBorders>
              <w:top w:val="nil"/>
              <w:bottom w:val="single" w:sz="4" w:space="0" w:color="auto"/>
            </w:tcBorders>
            <w:shd w:val="clear" w:color="auto" w:fill="auto"/>
            <w:vAlign w:val="center"/>
            <w:hideMark/>
          </w:tcPr>
          <w:p w14:paraId="6EDB704B" w14:textId="77777777" w:rsidR="0060532B" w:rsidRPr="008C0A39" w:rsidRDefault="0060532B" w:rsidP="0069070D">
            <w:pPr>
              <w:pStyle w:val="MDPI42tablebody"/>
            </w:pPr>
            <w:r w:rsidRPr="008C0A39">
              <w:t>data</w:t>
            </w:r>
          </w:p>
        </w:tc>
        <w:tc>
          <w:tcPr>
            <w:tcW w:w="1418" w:type="dxa"/>
            <w:tcBorders>
              <w:top w:val="nil"/>
              <w:bottom w:val="single" w:sz="4" w:space="0" w:color="auto"/>
            </w:tcBorders>
            <w:shd w:val="clear" w:color="auto" w:fill="auto"/>
            <w:vAlign w:val="center"/>
            <w:hideMark/>
          </w:tcPr>
          <w:p w14:paraId="736FD83E" w14:textId="77777777" w:rsidR="0060532B" w:rsidRPr="008C0A39" w:rsidRDefault="0060532B" w:rsidP="0069070D">
            <w:pPr>
              <w:pStyle w:val="MDPI42tablebody"/>
            </w:pPr>
            <w:r w:rsidRPr="008C0A39">
              <w:t>data</w:t>
            </w:r>
          </w:p>
        </w:tc>
        <w:tc>
          <w:tcPr>
            <w:tcW w:w="1418" w:type="dxa"/>
            <w:tcBorders>
              <w:top w:val="nil"/>
              <w:bottom w:val="single" w:sz="4" w:space="0" w:color="auto"/>
            </w:tcBorders>
            <w:shd w:val="clear" w:color="auto" w:fill="auto"/>
            <w:vAlign w:val="center"/>
          </w:tcPr>
          <w:p w14:paraId="24C7AB0D" w14:textId="77777777" w:rsidR="0060532B" w:rsidRPr="008C0A39" w:rsidRDefault="0060532B" w:rsidP="0069070D">
            <w:pPr>
              <w:pStyle w:val="MDPI42tablebody"/>
            </w:pPr>
            <w:r w:rsidRPr="008C0A39">
              <w:t>data</w:t>
            </w:r>
          </w:p>
        </w:tc>
      </w:tr>
      <w:tr w:rsidR="0060532B" w:rsidRPr="008C0A39" w14:paraId="3D3DA866" w14:textId="77777777" w:rsidTr="002E189C">
        <w:trPr>
          <w:jc w:val="center"/>
        </w:trPr>
        <w:tc>
          <w:tcPr>
            <w:tcW w:w="3256" w:type="dxa"/>
            <w:vMerge w:val="restart"/>
            <w:tcBorders>
              <w:top w:val="single" w:sz="4" w:space="0" w:color="auto"/>
              <w:bottom w:val="nil"/>
            </w:tcBorders>
            <w:shd w:val="clear" w:color="auto" w:fill="auto"/>
            <w:vAlign w:val="center"/>
            <w:hideMark/>
          </w:tcPr>
          <w:p w14:paraId="7D4DED55" w14:textId="77777777" w:rsidR="0060532B" w:rsidRPr="008C0A39" w:rsidRDefault="0060532B" w:rsidP="0069070D">
            <w:pPr>
              <w:pStyle w:val="MDPI42tablebody"/>
            </w:pPr>
            <w:r w:rsidRPr="008C0A39">
              <w:t>entry 3</w:t>
            </w:r>
          </w:p>
        </w:tc>
        <w:tc>
          <w:tcPr>
            <w:tcW w:w="2551" w:type="dxa"/>
            <w:tcBorders>
              <w:top w:val="single" w:sz="4" w:space="0" w:color="auto"/>
              <w:bottom w:val="nil"/>
            </w:tcBorders>
            <w:shd w:val="clear" w:color="auto" w:fill="auto"/>
            <w:vAlign w:val="center"/>
            <w:hideMark/>
          </w:tcPr>
          <w:p w14:paraId="3196C30D" w14:textId="77777777" w:rsidR="0060532B" w:rsidRPr="008C0A39" w:rsidRDefault="0060532B" w:rsidP="0069070D">
            <w:pPr>
              <w:pStyle w:val="MDPI42tablebody"/>
            </w:pPr>
            <w:r w:rsidRPr="008C0A39">
              <w:t>data</w:t>
            </w:r>
          </w:p>
        </w:tc>
        <w:tc>
          <w:tcPr>
            <w:tcW w:w="1418" w:type="dxa"/>
            <w:tcBorders>
              <w:top w:val="single" w:sz="4" w:space="0" w:color="auto"/>
              <w:bottom w:val="nil"/>
            </w:tcBorders>
            <w:shd w:val="clear" w:color="auto" w:fill="auto"/>
            <w:vAlign w:val="center"/>
            <w:hideMark/>
          </w:tcPr>
          <w:p w14:paraId="7FC59639" w14:textId="77777777" w:rsidR="0060532B" w:rsidRPr="008C0A39" w:rsidRDefault="0060532B" w:rsidP="0069070D">
            <w:pPr>
              <w:pStyle w:val="MDPI42tablebody"/>
            </w:pPr>
            <w:r w:rsidRPr="008C0A39">
              <w:t>data</w:t>
            </w:r>
          </w:p>
        </w:tc>
        <w:tc>
          <w:tcPr>
            <w:tcW w:w="1418" w:type="dxa"/>
            <w:tcBorders>
              <w:top w:val="single" w:sz="4" w:space="0" w:color="auto"/>
              <w:bottom w:val="nil"/>
            </w:tcBorders>
            <w:shd w:val="clear" w:color="auto" w:fill="auto"/>
            <w:vAlign w:val="center"/>
          </w:tcPr>
          <w:p w14:paraId="5A20F401" w14:textId="77777777" w:rsidR="0060532B" w:rsidRPr="008C0A39" w:rsidRDefault="0060532B" w:rsidP="0069070D">
            <w:pPr>
              <w:pStyle w:val="MDPI42tablebody"/>
            </w:pPr>
            <w:r w:rsidRPr="008C0A39">
              <w:t>data</w:t>
            </w:r>
          </w:p>
        </w:tc>
      </w:tr>
      <w:tr w:rsidR="0060532B" w:rsidRPr="008C0A39" w14:paraId="7B73080D" w14:textId="77777777" w:rsidTr="002E189C">
        <w:trPr>
          <w:jc w:val="center"/>
        </w:trPr>
        <w:tc>
          <w:tcPr>
            <w:tcW w:w="3256" w:type="dxa"/>
            <w:vMerge/>
            <w:tcBorders>
              <w:top w:val="nil"/>
              <w:bottom w:val="nil"/>
            </w:tcBorders>
            <w:shd w:val="clear" w:color="auto" w:fill="auto"/>
            <w:vAlign w:val="center"/>
            <w:hideMark/>
          </w:tcPr>
          <w:p w14:paraId="01722953" w14:textId="77777777" w:rsidR="0060532B" w:rsidRPr="008C0A39" w:rsidRDefault="0060532B" w:rsidP="0069070D">
            <w:pPr>
              <w:pStyle w:val="MDPI42tablebody"/>
            </w:pPr>
          </w:p>
        </w:tc>
        <w:tc>
          <w:tcPr>
            <w:tcW w:w="2551" w:type="dxa"/>
            <w:tcBorders>
              <w:top w:val="nil"/>
              <w:bottom w:val="nil"/>
            </w:tcBorders>
            <w:shd w:val="clear" w:color="auto" w:fill="auto"/>
            <w:vAlign w:val="center"/>
            <w:hideMark/>
          </w:tcPr>
          <w:p w14:paraId="13A80795" w14:textId="77777777" w:rsidR="0060532B" w:rsidRPr="008C0A39" w:rsidRDefault="0060532B" w:rsidP="0069070D">
            <w:pPr>
              <w:pStyle w:val="MDPI42tablebody"/>
            </w:pPr>
            <w:r w:rsidRPr="008C0A39">
              <w:t>data</w:t>
            </w:r>
          </w:p>
        </w:tc>
        <w:tc>
          <w:tcPr>
            <w:tcW w:w="1418" w:type="dxa"/>
            <w:tcBorders>
              <w:top w:val="nil"/>
              <w:bottom w:val="nil"/>
            </w:tcBorders>
            <w:shd w:val="clear" w:color="auto" w:fill="auto"/>
            <w:vAlign w:val="center"/>
            <w:hideMark/>
          </w:tcPr>
          <w:p w14:paraId="30379BF9" w14:textId="77777777" w:rsidR="0060532B" w:rsidRPr="008C0A39" w:rsidRDefault="0060532B" w:rsidP="0069070D">
            <w:pPr>
              <w:pStyle w:val="MDPI42tablebody"/>
            </w:pPr>
            <w:r w:rsidRPr="008C0A39">
              <w:t>data</w:t>
            </w:r>
          </w:p>
        </w:tc>
        <w:tc>
          <w:tcPr>
            <w:tcW w:w="1418" w:type="dxa"/>
            <w:tcBorders>
              <w:top w:val="nil"/>
              <w:bottom w:val="nil"/>
            </w:tcBorders>
            <w:shd w:val="clear" w:color="auto" w:fill="auto"/>
            <w:vAlign w:val="center"/>
          </w:tcPr>
          <w:p w14:paraId="60677151" w14:textId="77777777" w:rsidR="0060532B" w:rsidRPr="008C0A39" w:rsidRDefault="0060532B" w:rsidP="0069070D">
            <w:pPr>
              <w:pStyle w:val="MDPI42tablebody"/>
            </w:pPr>
            <w:r w:rsidRPr="008C0A39">
              <w:t>data</w:t>
            </w:r>
          </w:p>
        </w:tc>
      </w:tr>
      <w:tr w:rsidR="0060532B" w:rsidRPr="008C0A39" w14:paraId="0C23A4C2" w14:textId="77777777" w:rsidTr="002E189C">
        <w:trPr>
          <w:jc w:val="center"/>
        </w:trPr>
        <w:tc>
          <w:tcPr>
            <w:tcW w:w="3256" w:type="dxa"/>
            <w:vMerge/>
            <w:tcBorders>
              <w:top w:val="nil"/>
              <w:bottom w:val="nil"/>
            </w:tcBorders>
            <w:shd w:val="clear" w:color="auto" w:fill="auto"/>
            <w:vAlign w:val="center"/>
            <w:hideMark/>
          </w:tcPr>
          <w:p w14:paraId="0708D828" w14:textId="77777777" w:rsidR="0060532B" w:rsidRPr="008C0A39" w:rsidRDefault="0060532B" w:rsidP="0069070D">
            <w:pPr>
              <w:pStyle w:val="MDPI42tablebody"/>
            </w:pPr>
          </w:p>
        </w:tc>
        <w:tc>
          <w:tcPr>
            <w:tcW w:w="2551" w:type="dxa"/>
            <w:tcBorders>
              <w:top w:val="nil"/>
              <w:bottom w:val="nil"/>
            </w:tcBorders>
            <w:shd w:val="clear" w:color="auto" w:fill="auto"/>
            <w:vAlign w:val="center"/>
            <w:hideMark/>
          </w:tcPr>
          <w:p w14:paraId="79592CB4" w14:textId="77777777" w:rsidR="0060532B" w:rsidRPr="008C0A39" w:rsidRDefault="0060532B" w:rsidP="0069070D">
            <w:pPr>
              <w:pStyle w:val="MDPI42tablebody"/>
            </w:pPr>
            <w:r w:rsidRPr="008C0A39">
              <w:t>data</w:t>
            </w:r>
          </w:p>
        </w:tc>
        <w:tc>
          <w:tcPr>
            <w:tcW w:w="1418" w:type="dxa"/>
            <w:tcBorders>
              <w:top w:val="nil"/>
              <w:bottom w:val="nil"/>
            </w:tcBorders>
            <w:shd w:val="clear" w:color="auto" w:fill="auto"/>
            <w:vAlign w:val="center"/>
            <w:hideMark/>
          </w:tcPr>
          <w:p w14:paraId="6D14DBBE" w14:textId="77777777" w:rsidR="0060532B" w:rsidRPr="008C0A39" w:rsidRDefault="0060532B" w:rsidP="0069070D">
            <w:pPr>
              <w:pStyle w:val="MDPI42tablebody"/>
            </w:pPr>
            <w:r w:rsidRPr="008C0A39">
              <w:t>data</w:t>
            </w:r>
          </w:p>
        </w:tc>
        <w:tc>
          <w:tcPr>
            <w:tcW w:w="1418" w:type="dxa"/>
            <w:tcBorders>
              <w:top w:val="nil"/>
              <w:bottom w:val="nil"/>
            </w:tcBorders>
            <w:shd w:val="clear" w:color="auto" w:fill="auto"/>
            <w:vAlign w:val="center"/>
          </w:tcPr>
          <w:p w14:paraId="543EE6A8" w14:textId="77777777" w:rsidR="0060532B" w:rsidRPr="008C0A39" w:rsidRDefault="0060532B" w:rsidP="0069070D">
            <w:pPr>
              <w:pStyle w:val="MDPI42tablebody"/>
            </w:pPr>
            <w:r w:rsidRPr="008C0A39">
              <w:t>data</w:t>
            </w:r>
          </w:p>
        </w:tc>
      </w:tr>
      <w:tr w:rsidR="0060532B" w:rsidRPr="008C0A39" w14:paraId="7EE1F39E" w14:textId="77777777" w:rsidTr="002E189C">
        <w:trPr>
          <w:jc w:val="center"/>
        </w:trPr>
        <w:tc>
          <w:tcPr>
            <w:tcW w:w="3256" w:type="dxa"/>
            <w:vMerge/>
            <w:tcBorders>
              <w:top w:val="nil"/>
              <w:bottom w:val="single" w:sz="4" w:space="0" w:color="auto"/>
            </w:tcBorders>
            <w:shd w:val="clear" w:color="auto" w:fill="auto"/>
            <w:vAlign w:val="center"/>
            <w:hideMark/>
          </w:tcPr>
          <w:p w14:paraId="4E746544" w14:textId="77777777" w:rsidR="0060532B" w:rsidRPr="008C0A39" w:rsidRDefault="0060532B" w:rsidP="0069070D">
            <w:pPr>
              <w:pStyle w:val="MDPI42tablebody"/>
            </w:pPr>
          </w:p>
        </w:tc>
        <w:tc>
          <w:tcPr>
            <w:tcW w:w="2551" w:type="dxa"/>
            <w:tcBorders>
              <w:top w:val="nil"/>
              <w:bottom w:val="single" w:sz="4" w:space="0" w:color="auto"/>
            </w:tcBorders>
            <w:shd w:val="clear" w:color="auto" w:fill="auto"/>
            <w:vAlign w:val="center"/>
            <w:hideMark/>
          </w:tcPr>
          <w:p w14:paraId="625DC3C8" w14:textId="77777777" w:rsidR="0060532B" w:rsidRPr="008C0A39" w:rsidRDefault="0060532B" w:rsidP="0069070D">
            <w:pPr>
              <w:pStyle w:val="MDPI42tablebody"/>
            </w:pPr>
            <w:r w:rsidRPr="008C0A39">
              <w:t>data</w:t>
            </w:r>
          </w:p>
        </w:tc>
        <w:tc>
          <w:tcPr>
            <w:tcW w:w="1418" w:type="dxa"/>
            <w:tcBorders>
              <w:top w:val="nil"/>
              <w:bottom w:val="single" w:sz="4" w:space="0" w:color="auto"/>
            </w:tcBorders>
            <w:shd w:val="clear" w:color="auto" w:fill="auto"/>
            <w:vAlign w:val="center"/>
            <w:hideMark/>
          </w:tcPr>
          <w:p w14:paraId="422CC6F1" w14:textId="77777777" w:rsidR="0060532B" w:rsidRPr="008C0A39" w:rsidRDefault="0060532B" w:rsidP="0069070D">
            <w:pPr>
              <w:pStyle w:val="MDPI42tablebody"/>
            </w:pPr>
            <w:r w:rsidRPr="008C0A39">
              <w:t>data</w:t>
            </w:r>
          </w:p>
        </w:tc>
        <w:tc>
          <w:tcPr>
            <w:tcW w:w="1418" w:type="dxa"/>
            <w:tcBorders>
              <w:top w:val="nil"/>
              <w:bottom w:val="single" w:sz="4" w:space="0" w:color="auto"/>
            </w:tcBorders>
            <w:shd w:val="clear" w:color="auto" w:fill="auto"/>
            <w:vAlign w:val="center"/>
          </w:tcPr>
          <w:p w14:paraId="4AD8EBFC" w14:textId="77777777" w:rsidR="0060532B" w:rsidRPr="008C0A39" w:rsidRDefault="0060532B" w:rsidP="0069070D">
            <w:pPr>
              <w:pStyle w:val="MDPI42tablebody"/>
            </w:pPr>
            <w:r w:rsidRPr="008C0A39">
              <w:t>data</w:t>
            </w:r>
          </w:p>
        </w:tc>
      </w:tr>
      <w:tr w:rsidR="0060532B" w:rsidRPr="008C0A39" w14:paraId="64C50CCE" w14:textId="77777777" w:rsidTr="002E189C">
        <w:trPr>
          <w:jc w:val="center"/>
        </w:trPr>
        <w:tc>
          <w:tcPr>
            <w:tcW w:w="3256" w:type="dxa"/>
            <w:vMerge w:val="restart"/>
            <w:tcBorders>
              <w:top w:val="single" w:sz="4" w:space="0" w:color="auto"/>
              <w:bottom w:val="nil"/>
            </w:tcBorders>
            <w:shd w:val="clear" w:color="auto" w:fill="auto"/>
            <w:vAlign w:val="center"/>
          </w:tcPr>
          <w:p w14:paraId="3D4BE2C5" w14:textId="77777777" w:rsidR="0060532B" w:rsidRPr="008C0A39" w:rsidRDefault="0060532B" w:rsidP="0069070D">
            <w:pPr>
              <w:pStyle w:val="MDPI42tablebody"/>
            </w:pPr>
            <w:r w:rsidRPr="008C0A39">
              <w:t>entry 4</w:t>
            </w:r>
          </w:p>
        </w:tc>
        <w:tc>
          <w:tcPr>
            <w:tcW w:w="2551" w:type="dxa"/>
            <w:tcBorders>
              <w:top w:val="single" w:sz="4" w:space="0" w:color="auto"/>
              <w:bottom w:val="nil"/>
            </w:tcBorders>
            <w:shd w:val="clear" w:color="auto" w:fill="auto"/>
            <w:vAlign w:val="center"/>
          </w:tcPr>
          <w:p w14:paraId="23476879" w14:textId="77777777" w:rsidR="0060532B" w:rsidRPr="008C0A39" w:rsidRDefault="0060532B" w:rsidP="0069070D">
            <w:pPr>
              <w:pStyle w:val="MDPI42tablebody"/>
            </w:pPr>
            <w:r w:rsidRPr="008C0A39">
              <w:t>data</w:t>
            </w:r>
          </w:p>
        </w:tc>
        <w:tc>
          <w:tcPr>
            <w:tcW w:w="1418" w:type="dxa"/>
            <w:tcBorders>
              <w:top w:val="single" w:sz="4" w:space="0" w:color="auto"/>
              <w:bottom w:val="nil"/>
            </w:tcBorders>
            <w:shd w:val="clear" w:color="auto" w:fill="auto"/>
            <w:vAlign w:val="center"/>
          </w:tcPr>
          <w:p w14:paraId="057FB9AF" w14:textId="77777777" w:rsidR="0060532B" w:rsidRPr="008C0A39" w:rsidRDefault="0060532B" w:rsidP="0069070D">
            <w:pPr>
              <w:pStyle w:val="MDPI42tablebody"/>
            </w:pPr>
            <w:r w:rsidRPr="008C0A39">
              <w:t>data</w:t>
            </w:r>
          </w:p>
        </w:tc>
        <w:tc>
          <w:tcPr>
            <w:tcW w:w="1418" w:type="dxa"/>
            <w:tcBorders>
              <w:top w:val="single" w:sz="4" w:space="0" w:color="auto"/>
              <w:bottom w:val="nil"/>
            </w:tcBorders>
            <w:shd w:val="clear" w:color="auto" w:fill="auto"/>
            <w:vAlign w:val="center"/>
          </w:tcPr>
          <w:p w14:paraId="10032C3E" w14:textId="77777777" w:rsidR="0060532B" w:rsidRPr="008C0A39" w:rsidRDefault="0060532B" w:rsidP="0069070D">
            <w:pPr>
              <w:pStyle w:val="MDPI42tablebody"/>
            </w:pPr>
            <w:r w:rsidRPr="008C0A39">
              <w:t>data</w:t>
            </w:r>
          </w:p>
        </w:tc>
      </w:tr>
      <w:tr w:rsidR="0060532B" w:rsidRPr="008C0A39" w14:paraId="379300AC" w14:textId="77777777" w:rsidTr="002E189C">
        <w:trPr>
          <w:jc w:val="center"/>
        </w:trPr>
        <w:tc>
          <w:tcPr>
            <w:tcW w:w="3256" w:type="dxa"/>
            <w:vMerge/>
            <w:tcBorders>
              <w:top w:val="nil"/>
              <w:bottom w:val="single" w:sz="4" w:space="0" w:color="auto"/>
            </w:tcBorders>
            <w:shd w:val="clear" w:color="auto" w:fill="auto"/>
            <w:vAlign w:val="center"/>
          </w:tcPr>
          <w:p w14:paraId="76892335" w14:textId="77777777" w:rsidR="0060532B" w:rsidRPr="008C0A39" w:rsidRDefault="0060532B" w:rsidP="0069070D">
            <w:pPr>
              <w:pStyle w:val="MDPI42tablebody"/>
            </w:pPr>
          </w:p>
        </w:tc>
        <w:tc>
          <w:tcPr>
            <w:tcW w:w="2551" w:type="dxa"/>
            <w:tcBorders>
              <w:top w:val="nil"/>
              <w:bottom w:val="single" w:sz="4" w:space="0" w:color="auto"/>
            </w:tcBorders>
            <w:shd w:val="clear" w:color="auto" w:fill="auto"/>
            <w:vAlign w:val="center"/>
          </w:tcPr>
          <w:p w14:paraId="0618A96F" w14:textId="77777777" w:rsidR="0060532B" w:rsidRPr="008C0A39" w:rsidRDefault="0060532B" w:rsidP="0069070D">
            <w:pPr>
              <w:pStyle w:val="MDPI42tablebody"/>
            </w:pPr>
            <w:r w:rsidRPr="008C0A39">
              <w:t>data</w:t>
            </w:r>
          </w:p>
        </w:tc>
        <w:tc>
          <w:tcPr>
            <w:tcW w:w="1418" w:type="dxa"/>
            <w:tcBorders>
              <w:top w:val="nil"/>
              <w:bottom w:val="single" w:sz="4" w:space="0" w:color="auto"/>
            </w:tcBorders>
            <w:shd w:val="clear" w:color="auto" w:fill="auto"/>
            <w:vAlign w:val="center"/>
          </w:tcPr>
          <w:p w14:paraId="7B28C07E" w14:textId="77777777" w:rsidR="0060532B" w:rsidRPr="008C0A39" w:rsidRDefault="0060532B" w:rsidP="0069070D">
            <w:pPr>
              <w:pStyle w:val="MDPI42tablebody"/>
            </w:pPr>
            <w:r w:rsidRPr="008C0A39">
              <w:t>data</w:t>
            </w:r>
          </w:p>
        </w:tc>
        <w:tc>
          <w:tcPr>
            <w:tcW w:w="1418" w:type="dxa"/>
            <w:tcBorders>
              <w:top w:val="nil"/>
              <w:bottom w:val="single" w:sz="4" w:space="0" w:color="auto"/>
            </w:tcBorders>
            <w:shd w:val="clear" w:color="auto" w:fill="auto"/>
            <w:vAlign w:val="center"/>
          </w:tcPr>
          <w:p w14:paraId="656D9250" w14:textId="77777777" w:rsidR="0060532B" w:rsidRPr="008C0A39" w:rsidRDefault="0060532B" w:rsidP="0069070D">
            <w:pPr>
              <w:pStyle w:val="MDPI42tablebody"/>
            </w:pPr>
            <w:r w:rsidRPr="008C0A39">
              <w:t>data</w:t>
            </w:r>
          </w:p>
        </w:tc>
      </w:tr>
    </w:tbl>
    <w:p w14:paraId="1D8D98C2" w14:textId="77777777" w:rsidR="006E1188" w:rsidRPr="008C0A39" w:rsidRDefault="006E1188" w:rsidP="00311FCA">
      <w:pPr>
        <w:pStyle w:val="MDPI43tablefooter"/>
      </w:pPr>
      <w:r w:rsidRPr="008C0A39">
        <w:t>* Tables may have a footer.</w:t>
      </w:r>
    </w:p>
    <w:p w14:paraId="5C2A0EE2" w14:textId="2945B16D" w:rsidR="0060532B" w:rsidRPr="009F1378" w:rsidRDefault="0031155E" w:rsidP="009F1378">
      <w:pPr>
        <w:pStyle w:val="MDPI22heading2"/>
      </w:pPr>
      <w:r>
        <w:t>4</w:t>
      </w:r>
      <w:r w:rsidR="0060532B" w:rsidRPr="009F1378">
        <w:t xml:space="preserve">.3. </w:t>
      </w:r>
      <w:r w:rsidR="005F3D2C">
        <w:t>Search-T</w:t>
      </w:r>
      <w:r w:rsidR="005F3D2C">
        <w:rPr>
          <w:rFonts w:hint="eastAsia"/>
          <w:lang w:eastAsia="zh-CN"/>
        </w:rPr>
        <w:t>rack</w:t>
      </w:r>
      <w:r w:rsidR="005F3D2C">
        <w:t xml:space="preserve"> Performance Analysis</w:t>
      </w:r>
      <w:r w:rsidR="005075A7">
        <w:t>/</w:t>
      </w:r>
      <w:r w:rsidR="005075A7" w:rsidRPr="005075A7">
        <w:t>Mission Execution Analysis</w:t>
      </w:r>
      <w:r w:rsidR="003A7072" w:rsidRPr="003A7072">
        <w:rPr>
          <w:rFonts w:eastAsiaTheme="minorEastAsia" w:hint="eastAsia"/>
          <w:highlight w:val="yellow"/>
          <w:lang w:eastAsia="zh-CN"/>
        </w:rPr>
        <w:t>(</w:t>
      </w:r>
      <w:r w:rsidR="003A7072" w:rsidRPr="003A7072">
        <w:rPr>
          <w:rFonts w:eastAsiaTheme="minorEastAsia" w:hint="eastAsia"/>
          <w:highlight w:val="yellow"/>
          <w:lang w:eastAsia="zh-CN"/>
        </w:rPr>
        <w:t>跟踪改为监视</w:t>
      </w:r>
      <w:r w:rsidR="003A7072" w:rsidRPr="003A7072">
        <w:rPr>
          <w:rFonts w:eastAsiaTheme="minorEastAsia"/>
          <w:highlight w:val="yellow"/>
          <w:lang w:eastAsia="zh-CN"/>
        </w:rPr>
        <w:t>)</w:t>
      </w:r>
    </w:p>
    <w:p w14:paraId="55E3B8A8" w14:textId="69FC1EC2" w:rsidR="00532C7D" w:rsidRDefault="00532C7D" w:rsidP="00532C7D">
      <w:pPr>
        <w:pStyle w:val="MDPI22heading2"/>
        <w:rPr>
          <w:rFonts w:eastAsiaTheme="minorEastAsia"/>
          <w:lang w:eastAsia="zh-CN"/>
        </w:rPr>
      </w:pPr>
      <w:r>
        <w:rPr>
          <w:rFonts w:eastAsiaTheme="minorEastAsia"/>
        </w:rPr>
        <w:t>4.3.1 case1: 3</w:t>
      </w:r>
      <w:r>
        <w:rPr>
          <w:rFonts w:eastAsiaTheme="minorEastAsia"/>
          <w:lang w:eastAsia="zh-CN"/>
        </w:rPr>
        <w:t xml:space="preserve">VS2 </w:t>
      </w:r>
      <w:r>
        <w:rPr>
          <w:rFonts w:eastAsiaTheme="minorEastAsia" w:hint="eastAsia"/>
          <w:lang w:eastAsia="zh-CN"/>
        </w:rPr>
        <w:t>无障碍物</w:t>
      </w:r>
      <w:r>
        <w:rPr>
          <w:rFonts w:eastAsiaTheme="minorEastAsia" w:hint="eastAsia"/>
          <w:lang w:eastAsia="zh-CN"/>
        </w:rPr>
        <w:t xml:space="preserve"> </w:t>
      </w:r>
      <w:r>
        <w:rPr>
          <w:rFonts w:eastAsiaTheme="minorEastAsia" w:hint="eastAsia"/>
          <w:lang w:eastAsia="zh-CN"/>
        </w:rPr>
        <w:t>验证任务分配</w:t>
      </w:r>
    </w:p>
    <w:p w14:paraId="1C2FE611" w14:textId="327B66D7" w:rsidR="00532C7D" w:rsidRPr="002528A9" w:rsidRDefault="00532C7D" w:rsidP="00532C7D">
      <w:pPr>
        <w:pStyle w:val="MDPI31text"/>
        <w:rPr>
          <w:rFonts w:eastAsiaTheme="minorEastAsia"/>
          <w:color w:val="FF0000"/>
          <w:lang w:eastAsia="zh-CN"/>
        </w:rPr>
      </w:pPr>
      <w:r>
        <w:rPr>
          <w:rFonts w:eastAsiaTheme="minorEastAsia" w:hint="eastAsia"/>
          <w:lang w:eastAsia="zh-CN"/>
        </w:rPr>
        <w:t>两个目标隐藏在任务区域内，我们使用三架无人机进行目标的搜索与跟踪，以此来验证基于势场的任务分配的有效性。初始阶段，三家无人机从任务区域边缘进入，按照搜索策略进行区域搜索。第</w:t>
      </w:r>
      <w:r>
        <w:rPr>
          <w:rFonts w:eastAsiaTheme="minorEastAsia" w:hint="eastAsia"/>
          <w:lang w:eastAsia="zh-CN"/>
        </w:rPr>
        <w:t>xxx</w:t>
      </w:r>
      <w:r>
        <w:rPr>
          <w:rFonts w:eastAsiaTheme="minorEastAsia" w:hint="eastAsia"/>
          <w:lang w:eastAsia="zh-CN"/>
        </w:rPr>
        <w:t>步时无人机</w:t>
      </w:r>
      <w:r>
        <w:rPr>
          <w:rFonts w:eastAsiaTheme="minorEastAsia" w:hint="eastAsia"/>
          <w:lang w:eastAsia="zh-CN"/>
        </w:rPr>
        <w:t>2</w:t>
      </w:r>
      <w:r>
        <w:rPr>
          <w:rFonts w:eastAsiaTheme="minorEastAsia" w:hint="eastAsia"/>
          <w:lang w:eastAsia="zh-CN"/>
        </w:rPr>
        <w:t>探测到目标</w:t>
      </w:r>
      <w:r>
        <w:rPr>
          <w:rFonts w:eastAsiaTheme="minorEastAsia" w:hint="eastAsia"/>
          <w:lang w:eastAsia="zh-CN"/>
        </w:rPr>
        <w:t>1</w:t>
      </w:r>
      <w:r>
        <w:rPr>
          <w:rFonts w:eastAsiaTheme="minorEastAsia" w:hint="eastAsia"/>
          <w:lang w:eastAsia="zh-CN"/>
        </w:rPr>
        <w:t>。此时目标</w:t>
      </w:r>
      <w:r>
        <w:rPr>
          <w:rFonts w:eastAsiaTheme="minorEastAsia" w:hint="eastAsia"/>
          <w:lang w:eastAsia="zh-CN"/>
        </w:rPr>
        <w:t>1</w:t>
      </w:r>
      <w:r>
        <w:rPr>
          <w:rFonts w:eastAsiaTheme="minorEastAsia" w:hint="eastAsia"/>
          <w:lang w:eastAsia="zh-CN"/>
        </w:rPr>
        <w:t>对无人机</w:t>
      </w:r>
      <w:r>
        <w:rPr>
          <w:rFonts w:eastAsiaTheme="minorEastAsia"/>
          <w:lang w:eastAsia="zh-CN"/>
        </w:rPr>
        <w:t>2</w:t>
      </w:r>
      <w:r>
        <w:rPr>
          <w:rFonts w:eastAsiaTheme="minorEastAsia" w:hint="eastAsia"/>
          <w:lang w:eastAsia="zh-CN"/>
        </w:rPr>
        <w:t>产生了吸引力场，粒</w:t>
      </w:r>
      <w:r w:rsidRPr="00AF241E">
        <w:rPr>
          <w:rFonts w:eastAsiaTheme="minorEastAsia" w:hint="eastAsia"/>
          <w:lang w:eastAsia="zh-CN"/>
        </w:rPr>
        <w:t>子群</w:t>
      </w:r>
      <w:r>
        <w:rPr>
          <w:rFonts w:eastAsiaTheme="minorEastAsia" w:hint="eastAsia"/>
          <w:lang w:eastAsia="zh-CN"/>
        </w:rPr>
        <w:t>受到吸引力长的作用而逐渐收敛到目标</w:t>
      </w:r>
      <w:r>
        <w:rPr>
          <w:rFonts w:eastAsiaTheme="minorEastAsia" w:hint="eastAsia"/>
          <w:lang w:eastAsia="zh-CN"/>
        </w:rPr>
        <w:t>1</w:t>
      </w:r>
      <w:r>
        <w:rPr>
          <w:rFonts w:eastAsiaTheme="minorEastAsia" w:hint="eastAsia"/>
          <w:lang w:eastAsia="zh-CN"/>
        </w:rPr>
        <w:t>上，从而使得无人机</w:t>
      </w:r>
      <w:r>
        <w:rPr>
          <w:rFonts w:eastAsiaTheme="minorEastAsia" w:hint="eastAsia"/>
          <w:lang w:eastAsia="zh-CN"/>
        </w:rPr>
        <w:t>2</w:t>
      </w:r>
      <w:r>
        <w:rPr>
          <w:rFonts w:eastAsiaTheme="minorEastAsia" w:hint="eastAsia"/>
          <w:lang w:eastAsia="zh-CN"/>
        </w:rPr>
        <w:t>向着目标</w:t>
      </w:r>
      <w:r>
        <w:rPr>
          <w:rFonts w:eastAsiaTheme="minorEastAsia" w:hint="eastAsia"/>
          <w:lang w:eastAsia="zh-CN"/>
        </w:rPr>
        <w:t>1</w:t>
      </w:r>
      <w:r>
        <w:rPr>
          <w:rFonts w:eastAsiaTheme="minorEastAsia" w:hint="eastAsia"/>
          <w:lang w:eastAsia="zh-CN"/>
        </w:rPr>
        <w:t>前进，达到追踪的效果。同时，无人机</w:t>
      </w:r>
      <w:r>
        <w:rPr>
          <w:rFonts w:eastAsiaTheme="minorEastAsia"/>
          <w:lang w:eastAsia="zh-CN"/>
        </w:rPr>
        <w:t>1</w:t>
      </w:r>
      <w:r>
        <w:rPr>
          <w:rFonts w:eastAsiaTheme="minorEastAsia" w:hint="eastAsia"/>
          <w:lang w:eastAsia="zh-CN"/>
        </w:rPr>
        <w:t>也受到目标的吸引力作用，由于无人机</w:t>
      </w:r>
      <w:r>
        <w:rPr>
          <w:rFonts w:eastAsiaTheme="minorEastAsia" w:hint="eastAsia"/>
          <w:lang w:eastAsia="zh-CN"/>
        </w:rPr>
        <w:t>1</w:t>
      </w:r>
      <w:r>
        <w:rPr>
          <w:rFonts w:eastAsiaTheme="minorEastAsia" w:hint="eastAsia"/>
          <w:lang w:eastAsia="zh-CN"/>
        </w:rPr>
        <w:t>的速度小于无人机</w:t>
      </w:r>
      <w:r>
        <w:rPr>
          <w:rFonts w:eastAsiaTheme="minorEastAsia" w:hint="eastAsia"/>
          <w:lang w:eastAsia="zh-CN"/>
        </w:rPr>
        <w:t>2</w:t>
      </w:r>
      <w:r>
        <w:rPr>
          <w:rFonts w:eastAsiaTheme="minorEastAsia" w:hint="eastAsia"/>
          <w:lang w:eastAsia="zh-CN"/>
        </w:rPr>
        <w:t>，其搜索能力小于无人机</w:t>
      </w:r>
      <w:r>
        <w:rPr>
          <w:rFonts w:eastAsiaTheme="minorEastAsia" w:hint="eastAsia"/>
          <w:lang w:eastAsia="zh-CN"/>
        </w:rPr>
        <w:t>2</w:t>
      </w:r>
      <w:r>
        <w:rPr>
          <w:rFonts w:eastAsiaTheme="minorEastAsia" w:hint="eastAsia"/>
          <w:lang w:eastAsia="zh-CN"/>
        </w:rPr>
        <w:t>，更适合用于目标追踪，此时吸引力大于无人机</w:t>
      </w:r>
      <w:r>
        <w:rPr>
          <w:rFonts w:eastAsiaTheme="minorEastAsia" w:hint="eastAsia"/>
          <w:lang w:eastAsia="zh-CN"/>
        </w:rPr>
        <w:t>2</w:t>
      </w:r>
      <w:r>
        <w:rPr>
          <w:rFonts w:eastAsiaTheme="minorEastAsia" w:hint="eastAsia"/>
          <w:lang w:eastAsia="zh-CN"/>
        </w:rPr>
        <w:t>的排斥力，因此无人机的合力也指向目标，无人机在粒子群的引导下朝着目标前进。当无人机</w:t>
      </w:r>
      <w:r>
        <w:rPr>
          <w:rFonts w:eastAsiaTheme="minorEastAsia" w:hint="eastAsia"/>
          <w:lang w:eastAsia="zh-CN"/>
        </w:rPr>
        <w:t>1</w:t>
      </w:r>
      <w:r>
        <w:rPr>
          <w:rFonts w:eastAsiaTheme="minorEastAsia" w:hint="eastAsia"/>
          <w:lang w:eastAsia="zh-CN"/>
        </w:rPr>
        <w:t>到达目标附近后，无人机</w:t>
      </w:r>
      <w:r>
        <w:rPr>
          <w:rFonts w:eastAsiaTheme="minorEastAsia" w:hint="eastAsia"/>
          <w:lang w:eastAsia="zh-CN"/>
        </w:rPr>
        <w:t>2</w:t>
      </w:r>
      <w:r>
        <w:rPr>
          <w:rFonts w:eastAsiaTheme="minorEastAsia" w:hint="eastAsia"/>
          <w:lang w:eastAsia="zh-CN"/>
        </w:rPr>
        <w:t>受到无人机</w:t>
      </w:r>
      <w:r>
        <w:rPr>
          <w:rFonts w:eastAsiaTheme="minorEastAsia" w:hint="eastAsia"/>
          <w:lang w:eastAsia="zh-CN"/>
        </w:rPr>
        <w:t>1</w:t>
      </w:r>
      <w:r>
        <w:rPr>
          <w:rFonts w:eastAsiaTheme="minorEastAsia" w:hint="eastAsia"/>
          <w:lang w:eastAsia="zh-CN"/>
        </w:rPr>
        <w:t>的排斥力大于目标的吸引力，此时粒子群朝着远离无人机</w:t>
      </w:r>
      <w:r>
        <w:rPr>
          <w:rFonts w:eastAsiaTheme="minorEastAsia" w:hint="eastAsia"/>
          <w:lang w:eastAsia="zh-CN"/>
        </w:rPr>
        <w:t>1</w:t>
      </w:r>
      <w:r>
        <w:rPr>
          <w:rFonts w:eastAsiaTheme="minorEastAsia" w:hint="eastAsia"/>
          <w:lang w:eastAsia="zh-CN"/>
        </w:rPr>
        <w:t>与目标</w:t>
      </w:r>
      <w:r>
        <w:rPr>
          <w:rFonts w:eastAsiaTheme="minorEastAsia" w:hint="eastAsia"/>
          <w:lang w:eastAsia="zh-CN"/>
        </w:rPr>
        <w:t>1</w:t>
      </w:r>
      <w:r>
        <w:rPr>
          <w:rFonts w:eastAsiaTheme="minorEastAsia" w:hint="eastAsia"/>
          <w:lang w:eastAsia="zh-CN"/>
        </w:rPr>
        <w:t>的方向前进，进而让无人机</w:t>
      </w:r>
      <w:r>
        <w:rPr>
          <w:rFonts w:eastAsiaTheme="minorEastAsia" w:hint="eastAsia"/>
          <w:lang w:eastAsia="zh-CN"/>
        </w:rPr>
        <w:t>2</w:t>
      </w:r>
      <w:r>
        <w:rPr>
          <w:rFonts w:eastAsiaTheme="minorEastAsia" w:hint="eastAsia"/>
          <w:lang w:eastAsia="zh-CN"/>
        </w:rPr>
        <w:t>继续进行搜索任务，而无人机</w:t>
      </w:r>
      <w:r>
        <w:rPr>
          <w:rFonts w:eastAsiaTheme="minorEastAsia"/>
          <w:lang w:eastAsia="zh-CN"/>
        </w:rPr>
        <w:t>1</w:t>
      </w:r>
      <w:r>
        <w:rPr>
          <w:rFonts w:eastAsiaTheme="minorEastAsia" w:hint="eastAsia"/>
          <w:lang w:eastAsia="zh-CN"/>
        </w:rPr>
        <w:t>则保持对目标</w:t>
      </w:r>
      <w:r>
        <w:rPr>
          <w:rFonts w:eastAsiaTheme="minorEastAsia"/>
          <w:lang w:eastAsia="zh-CN"/>
        </w:rPr>
        <w:t>1</w:t>
      </w:r>
      <w:r>
        <w:rPr>
          <w:rFonts w:eastAsiaTheme="minorEastAsia" w:hint="eastAsia"/>
          <w:lang w:eastAsia="zh-CN"/>
        </w:rPr>
        <w:t>的追踪。由于无人机</w:t>
      </w:r>
      <w:r>
        <w:rPr>
          <w:rFonts w:eastAsiaTheme="minorEastAsia" w:hint="eastAsia"/>
          <w:lang w:eastAsia="zh-CN"/>
        </w:rPr>
        <w:t>2</w:t>
      </w:r>
      <w:r>
        <w:rPr>
          <w:rFonts w:eastAsiaTheme="minorEastAsia" w:hint="eastAsia"/>
          <w:lang w:eastAsia="zh-CN"/>
        </w:rPr>
        <w:t>的搜索能力要大于无人机</w:t>
      </w:r>
      <w:r>
        <w:rPr>
          <w:rFonts w:eastAsiaTheme="minorEastAsia" w:hint="eastAsia"/>
          <w:lang w:eastAsia="zh-CN"/>
        </w:rPr>
        <w:t>1</w:t>
      </w:r>
      <w:r>
        <w:rPr>
          <w:rFonts w:eastAsiaTheme="minorEastAsia" w:hint="eastAsia"/>
          <w:lang w:eastAsia="zh-CN"/>
        </w:rPr>
        <w:t>的搜索能力，</w:t>
      </w:r>
      <w:r w:rsidRPr="00AF241E">
        <w:rPr>
          <w:rFonts w:eastAsiaTheme="minorEastAsia" w:hint="eastAsia"/>
          <w:highlight w:val="yellow"/>
          <w:lang w:eastAsia="zh-CN"/>
        </w:rPr>
        <w:t>经过这样的</w:t>
      </w:r>
      <w:r w:rsidR="005D3DCE">
        <w:rPr>
          <w:rFonts w:eastAsiaTheme="minorEastAsia" w:hint="eastAsia"/>
          <w:highlight w:val="yellow"/>
          <w:lang w:eastAsia="zh-CN"/>
        </w:rPr>
        <w:t>任务分配</w:t>
      </w:r>
      <w:r w:rsidRPr="00AF241E">
        <w:rPr>
          <w:rFonts w:eastAsiaTheme="minorEastAsia" w:hint="eastAsia"/>
          <w:highlight w:val="yellow"/>
          <w:lang w:eastAsia="zh-CN"/>
        </w:rPr>
        <w:t>操作后，</w:t>
      </w:r>
      <w:r>
        <w:rPr>
          <w:rFonts w:eastAsiaTheme="minorEastAsia" w:hint="eastAsia"/>
          <w:lang w:eastAsia="zh-CN"/>
        </w:rPr>
        <w:t>无人机群在维持目标追踪的同时进一步增强了搜索能力。注意到在无人机</w:t>
      </w:r>
      <w:r>
        <w:rPr>
          <w:rFonts w:eastAsiaTheme="minorEastAsia" w:hint="eastAsia"/>
          <w:lang w:eastAsia="zh-CN"/>
        </w:rPr>
        <w:t>2</w:t>
      </w:r>
      <w:r>
        <w:rPr>
          <w:rFonts w:eastAsiaTheme="minorEastAsia" w:hint="eastAsia"/>
          <w:lang w:eastAsia="zh-CN"/>
        </w:rPr>
        <w:t>发现并追踪目标时，无人机</w:t>
      </w:r>
      <w:r>
        <w:rPr>
          <w:rFonts w:eastAsiaTheme="minorEastAsia"/>
          <w:lang w:eastAsia="zh-CN"/>
        </w:rPr>
        <w:t>3</w:t>
      </w:r>
      <w:r>
        <w:rPr>
          <w:rFonts w:eastAsiaTheme="minorEastAsia" w:hint="eastAsia"/>
          <w:lang w:eastAsia="zh-CN"/>
        </w:rPr>
        <w:t>也在目标</w:t>
      </w:r>
      <w:r>
        <w:rPr>
          <w:rFonts w:eastAsiaTheme="minorEastAsia" w:hint="eastAsia"/>
          <w:lang w:eastAsia="zh-CN"/>
        </w:rPr>
        <w:t>1</w:t>
      </w:r>
      <w:r>
        <w:rPr>
          <w:rFonts w:eastAsiaTheme="minorEastAsia" w:hint="eastAsia"/>
          <w:lang w:eastAsia="zh-CN"/>
        </w:rPr>
        <w:t>附近，但是其不受目标吸引力的干扰，继续进行搜索工作。这是因为同构无人机间的排斥力大于目标对无人机的吸引力，这样最近的一架无人机可以先锁定自身与目标的追踪关系，其他同构无人机则继续执行搜索任务，避免多架同构无人机对一个目标的纠缠导致的无人机群搜索能力的降低。该实验表明，本算法能够根据无人机能力，让无人机自发的进行搜索与追踪的任务切换，使得整个无人机群达到最佳的搜索与追踪状态。</w:t>
      </w:r>
      <w:r w:rsidR="002528A9" w:rsidRPr="002528A9">
        <w:rPr>
          <w:rFonts w:eastAsiaTheme="minorEastAsia" w:hint="eastAsia"/>
          <w:color w:val="FF0000"/>
          <w:highlight w:val="yellow"/>
          <w:lang w:eastAsia="zh-CN"/>
        </w:rPr>
        <w:t>（这个图不太好，因为</w:t>
      </w:r>
      <w:r w:rsidR="002528A9" w:rsidRPr="002528A9">
        <w:rPr>
          <w:rFonts w:eastAsiaTheme="minorEastAsia" w:hint="eastAsia"/>
          <w:color w:val="FF0000"/>
          <w:highlight w:val="yellow"/>
          <w:lang w:eastAsia="zh-CN"/>
        </w:rPr>
        <w:t>U</w:t>
      </w:r>
      <w:r w:rsidR="002528A9" w:rsidRPr="002528A9">
        <w:rPr>
          <w:rFonts w:eastAsiaTheme="minorEastAsia"/>
          <w:color w:val="FF0000"/>
          <w:highlight w:val="yellow"/>
          <w:lang w:eastAsia="zh-CN"/>
        </w:rPr>
        <w:t>3</w:t>
      </w:r>
      <w:r w:rsidR="002528A9" w:rsidRPr="002528A9">
        <w:rPr>
          <w:rFonts w:eastAsiaTheme="minorEastAsia" w:hint="eastAsia"/>
          <w:color w:val="FF0000"/>
          <w:highlight w:val="yellow"/>
          <w:lang w:eastAsia="zh-CN"/>
        </w:rPr>
        <w:t>在往</w:t>
      </w:r>
      <w:r w:rsidR="002528A9" w:rsidRPr="002528A9">
        <w:rPr>
          <w:rFonts w:eastAsiaTheme="minorEastAsia" w:hint="eastAsia"/>
          <w:color w:val="FF0000"/>
          <w:highlight w:val="yellow"/>
          <w:lang w:eastAsia="zh-CN"/>
        </w:rPr>
        <w:t>U</w:t>
      </w:r>
      <w:r w:rsidR="002528A9" w:rsidRPr="002528A9">
        <w:rPr>
          <w:rFonts w:eastAsiaTheme="minorEastAsia"/>
          <w:color w:val="FF0000"/>
          <w:highlight w:val="yellow"/>
          <w:lang w:eastAsia="zh-CN"/>
        </w:rPr>
        <w:t>1</w:t>
      </w:r>
      <w:r w:rsidR="002528A9" w:rsidRPr="002528A9">
        <w:rPr>
          <w:rFonts w:eastAsiaTheme="minorEastAsia" w:hint="eastAsia"/>
          <w:color w:val="FF0000"/>
          <w:highlight w:val="yellow"/>
          <w:lang w:eastAsia="zh-CN"/>
        </w:rPr>
        <w:t>搜过的地方去，实际应该去右上角空白的地方）</w:t>
      </w:r>
    </w:p>
    <w:p w14:paraId="65B47EAF" w14:textId="3F8EB01E" w:rsidR="00B758BA" w:rsidRDefault="00B758BA" w:rsidP="00532C7D">
      <w:pPr>
        <w:pStyle w:val="MDPI31text"/>
        <w:rPr>
          <w:rFonts w:eastAsiaTheme="minorEastAsia"/>
          <w:lang w:eastAsia="zh-CN"/>
        </w:rPr>
      </w:pPr>
    </w:p>
    <w:tbl>
      <w:tblPr>
        <w:tblStyle w:val="a3"/>
        <w:tblW w:w="0" w:type="auto"/>
        <w:tblInd w:w="-572" w:type="dxa"/>
        <w:tblLayout w:type="fixed"/>
        <w:tblLook w:val="04A0" w:firstRow="1" w:lastRow="0" w:firstColumn="1" w:lastColumn="0" w:noHBand="0" w:noVBand="1"/>
      </w:tblPr>
      <w:tblGrid>
        <w:gridCol w:w="3676"/>
        <w:gridCol w:w="3676"/>
        <w:gridCol w:w="3676"/>
      </w:tblGrid>
      <w:tr w:rsidR="005D19CB" w14:paraId="706CE986" w14:textId="77777777" w:rsidTr="005D19CB">
        <w:tc>
          <w:tcPr>
            <w:tcW w:w="3676" w:type="dxa"/>
          </w:tcPr>
          <w:p w14:paraId="31C547E4" w14:textId="7153BF1D" w:rsidR="00197E0D" w:rsidRPr="00E23D33" w:rsidRDefault="00E23D33" w:rsidP="00AA7B2B">
            <w:pPr>
              <w:pStyle w:val="MDPI15academiceditor"/>
              <w:jc w:val="left"/>
              <w:rPr>
                <w:rFonts w:eastAsiaTheme="minorEastAsia"/>
              </w:rPr>
            </w:pPr>
            <w:r w:rsidRPr="00E23D33">
              <w:rPr>
                <w:rFonts w:eastAsiaTheme="minorEastAsia" w:hint="eastAsia"/>
                <w:noProof/>
              </w:rPr>
              <w:drawing>
                <wp:inline distT="0" distB="0" distL="0" distR="0" wp14:anchorId="34D7AC3A" wp14:editId="5721B451">
                  <wp:extent cx="2197100" cy="22123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82"/>
                          <a:stretch>
                            <a:fillRect/>
                          </a:stretch>
                        </pic:blipFill>
                        <pic:spPr>
                          <a:xfrm>
                            <a:off x="0" y="0"/>
                            <a:ext cx="2197100" cy="2212340"/>
                          </a:xfrm>
                          <a:prstGeom prst="rect">
                            <a:avLst/>
                          </a:prstGeom>
                        </pic:spPr>
                      </pic:pic>
                    </a:graphicData>
                  </a:graphic>
                </wp:inline>
              </w:drawing>
            </w:r>
          </w:p>
        </w:tc>
        <w:tc>
          <w:tcPr>
            <w:tcW w:w="3676" w:type="dxa"/>
          </w:tcPr>
          <w:p w14:paraId="7863B13E" w14:textId="24B67E24" w:rsidR="00197E0D" w:rsidRPr="00E23D33" w:rsidRDefault="00E23D33" w:rsidP="00AA7B2B">
            <w:pPr>
              <w:pStyle w:val="MDPI15academiceditor"/>
              <w:jc w:val="left"/>
              <w:rPr>
                <w:rFonts w:eastAsiaTheme="minorEastAsia"/>
              </w:rPr>
            </w:pPr>
            <w:r w:rsidRPr="00E23D33">
              <w:rPr>
                <w:rFonts w:eastAsiaTheme="minorEastAsia" w:hint="eastAsia"/>
                <w:noProof/>
              </w:rPr>
              <w:drawing>
                <wp:inline distT="0" distB="0" distL="0" distR="0" wp14:anchorId="0811E18E" wp14:editId="0F5C0C7D">
                  <wp:extent cx="2197100" cy="21932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183"/>
                          <a:stretch>
                            <a:fillRect/>
                          </a:stretch>
                        </pic:blipFill>
                        <pic:spPr>
                          <a:xfrm>
                            <a:off x="0" y="0"/>
                            <a:ext cx="2197100" cy="2193290"/>
                          </a:xfrm>
                          <a:prstGeom prst="rect">
                            <a:avLst/>
                          </a:prstGeom>
                        </pic:spPr>
                      </pic:pic>
                    </a:graphicData>
                  </a:graphic>
                </wp:inline>
              </w:drawing>
            </w:r>
          </w:p>
        </w:tc>
        <w:tc>
          <w:tcPr>
            <w:tcW w:w="3676" w:type="dxa"/>
          </w:tcPr>
          <w:p w14:paraId="2393994D" w14:textId="51E2FC2F" w:rsidR="00197E0D" w:rsidRPr="00E23D33" w:rsidRDefault="00E23D33" w:rsidP="00AA7B2B">
            <w:pPr>
              <w:pStyle w:val="MDPI15academiceditor"/>
              <w:jc w:val="left"/>
              <w:rPr>
                <w:rFonts w:eastAsiaTheme="minorEastAsia"/>
              </w:rPr>
            </w:pPr>
            <w:r w:rsidRPr="00E23D33">
              <w:rPr>
                <w:rFonts w:eastAsiaTheme="minorEastAsia" w:hint="eastAsia"/>
                <w:noProof/>
              </w:rPr>
              <w:drawing>
                <wp:inline distT="0" distB="0" distL="0" distR="0" wp14:anchorId="0BF16A53" wp14:editId="18BDAE54">
                  <wp:extent cx="2197100" cy="21996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84"/>
                          <a:stretch>
                            <a:fillRect/>
                          </a:stretch>
                        </pic:blipFill>
                        <pic:spPr>
                          <a:xfrm>
                            <a:off x="0" y="0"/>
                            <a:ext cx="2197100" cy="2199640"/>
                          </a:xfrm>
                          <a:prstGeom prst="rect">
                            <a:avLst/>
                          </a:prstGeom>
                        </pic:spPr>
                      </pic:pic>
                    </a:graphicData>
                  </a:graphic>
                </wp:inline>
              </w:drawing>
            </w:r>
          </w:p>
        </w:tc>
      </w:tr>
      <w:tr w:rsidR="005D19CB" w14:paraId="57C85504" w14:textId="77777777" w:rsidTr="005D19CB">
        <w:tc>
          <w:tcPr>
            <w:tcW w:w="3676" w:type="dxa"/>
          </w:tcPr>
          <w:p w14:paraId="1D47AF9F" w14:textId="59356A63" w:rsidR="00197E0D" w:rsidRDefault="00E23D33" w:rsidP="00E23D33">
            <w:pPr>
              <w:pStyle w:val="MDPI42tablebody"/>
              <w:rPr>
                <w:rFonts w:eastAsiaTheme="minorEastAsia"/>
              </w:rPr>
            </w:pPr>
            <w:r>
              <w:rPr>
                <w:rFonts w:eastAsiaTheme="minorEastAsia"/>
              </w:rPr>
              <w:t>(a) UAV2 is tracking target1</w:t>
            </w:r>
          </w:p>
        </w:tc>
        <w:tc>
          <w:tcPr>
            <w:tcW w:w="3676" w:type="dxa"/>
          </w:tcPr>
          <w:p w14:paraId="622916A4" w14:textId="79FC63D4" w:rsidR="00197E0D" w:rsidRDefault="00E23D33" w:rsidP="00E23D33">
            <w:pPr>
              <w:pStyle w:val="MDPI42tablebody"/>
              <w:rPr>
                <w:rFonts w:eastAsiaTheme="minorEastAsia"/>
              </w:rPr>
            </w:pPr>
            <w:r>
              <w:rPr>
                <w:rFonts w:eastAsiaTheme="minorEastAsia"/>
              </w:rPr>
              <w:t xml:space="preserve">(b) </w:t>
            </w:r>
            <w:r w:rsidRPr="00E23D33">
              <w:rPr>
                <w:rFonts w:eastAsiaTheme="minorEastAsia"/>
              </w:rPr>
              <w:t>UAV</w:t>
            </w:r>
            <w:r>
              <w:rPr>
                <w:rFonts w:eastAsiaTheme="minorEastAsia"/>
              </w:rPr>
              <w:t>1</w:t>
            </w:r>
            <w:r w:rsidRPr="00E23D33">
              <w:rPr>
                <w:rFonts w:eastAsiaTheme="minorEastAsia"/>
              </w:rPr>
              <w:t xml:space="preserve"> is tracking target1</w:t>
            </w:r>
          </w:p>
        </w:tc>
        <w:tc>
          <w:tcPr>
            <w:tcW w:w="3676" w:type="dxa"/>
          </w:tcPr>
          <w:p w14:paraId="5D566E0A" w14:textId="03C1FD42" w:rsidR="00197E0D" w:rsidRDefault="00E23D33" w:rsidP="00E23D33">
            <w:pPr>
              <w:pStyle w:val="MDPI42tablebody"/>
              <w:rPr>
                <w:rFonts w:eastAsiaTheme="minorEastAsia"/>
                <w:lang w:eastAsia="zh-CN"/>
              </w:rPr>
            </w:pPr>
            <w:r>
              <w:rPr>
                <w:rFonts w:eastAsiaTheme="minorEastAsia"/>
              </w:rPr>
              <w:t xml:space="preserve">(c) </w:t>
            </w:r>
            <w:r w:rsidRPr="00E23D33">
              <w:rPr>
                <w:rFonts w:eastAsiaTheme="minorEastAsia"/>
              </w:rPr>
              <w:t>UAV</w:t>
            </w:r>
            <w:r>
              <w:rPr>
                <w:rFonts w:eastAsiaTheme="minorEastAsia"/>
              </w:rPr>
              <w:t>2</w:t>
            </w:r>
            <w:r w:rsidRPr="00E23D33">
              <w:rPr>
                <w:rFonts w:eastAsiaTheme="minorEastAsia"/>
              </w:rPr>
              <w:t xml:space="preserve"> is tracking target</w:t>
            </w:r>
            <w:r>
              <w:rPr>
                <w:rFonts w:eastAsiaTheme="minorEastAsia"/>
              </w:rPr>
              <w:t>2</w:t>
            </w:r>
          </w:p>
        </w:tc>
      </w:tr>
    </w:tbl>
    <w:p w14:paraId="70BF738B" w14:textId="77777777" w:rsidR="00B758BA" w:rsidRDefault="00B758BA" w:rsidP="00532C7D">
      <w:pPr>
        <w:pStyle w:val="MDPI31text"/>
        <w:rPr>
          <w:rFonts w:eastAsiaTheme="minorEastAsia"/>
          <w:lang w:eastAsia="zh-CN"/>
        </w:rPr>
      </w:pPr>
    </w:p>
    <w:p w14:paraId="4CBDE278" w14:textId="0374C1C4" w:rsidR="00532C7D" w:rsidRDefault="00532C7D" w:rsidP="00532C7D">
      <w:pPr>
        <w:pStyle w:val="MDPI22heading2"/>
        <w:rPr>
          <w:rFonts w:eastAsiaTheme="minorEastAsia"/>
          <w:lang w:eastAsia="zh-CN"/>
        </w:rPr>
      </w:pPr>
      <w:r>
        <w:rPr>
          <w:rFonts w:eastAsiaTheme="minorEastAsia" w:hint="eastAsia"/>
          <w:lang w:eastAsia="zh-CN"/>
        </w:rPr>
        <w:lastRenderedPageBreak/>
        <w:t>4</w:t>
      </w:r>
      <w:r>
        <w:rPr>
          <w:rFonts w:eastAsiaTheme="minorEastAsia"/>
          <w:lang w:eastAsia="zh-CN"/>
        </w:rPr>
        <w:t xml:space="preserve">.3.2 </w:t>
      </w:r>
      <w:r>
        <w:rPr>
          <w:rFonts w:eastAsiaTheme="minorEastAsia" w:hint="eastAsia"/>
          <w:lang w:eastAsia="zh-CN"/>
        </w:rPr>
        <w:t>case</w:t>
      </w:r>
      <w:r>
        <w:rPr>
          <w:rFonts w:eastAsiaTheme="minorEastAsia"/>
          <w:lang w:eastAsia="zh-CN"/>
        </w:rPr>
        <w:t xml:space="preserve">2: 3V2 </w:t>
      </w:r>
      <w:r>
        <w:rPr>
          <w:rFonts w:eastAsiaTheme="minorEastAsia" w:hint="eastAsia"/>
          <w:lang w:eastAsia="zh-CN"/>
        </w:rPr>
        <w:t>无障碍物</w:t>
      </w:r>
      <w:r>
        <w:rPr>
          <w:rFonts w:eastAsiaTheme="minorEastAsia" w:hint="eastAsia"/>
          <w:lang w:eastAsia="zh-CN"/>
        </w:rPr>
        <w:t xml:space="preserve"> </w:t>
      </w:r>
      <w:r>
        <w:rPr>
          <w:rFonts w:eastAsiaTheme="minorEastAsia" w:hint="eastAsia"/>
          <w:lang w:eastAsia="zh-CN"/>
        </w:rPr>
        <w:t>验证融合</w:t>
      </w:r>
    </w:p>
    <w:p w14:paraId="313A3E84" w14:textId="3330D49D" w:rsidR="00AA7B2B" w:rsidRDefault="00AA7B2B" w:rsidP="00532C7D">
      <w:pPr>
        <w:pStyle w:val="MDPI22heading2"/>
        <w:rPr>
          <w:rFonts w:eastAsiaTheme="minorEastAsia"/>
          <w:lang w:eastAsia="zh-CN"/>
        </w:rPr>
      </w:pPr>
      <w:r w:rsidRPr="00AA7B2B">
        <w:rPr>
          <w:rFonts w:eastAsiaTheme="minorEastAsia" w:hint="eastAsia"/>
          <w:lang w:eastAsia="zh-CN"/>
        </w:rPr>
        <w:t>（可以无实验，在</w:t>
      </w:r>
      <w:r w:rsidRPr="00AA7B2B">
        <w:rPr>
          <w:rFonts w:eastAsiaTheme="minorEastAsia" w:hint="eastAsia"/>
          <w:lang w:eastAsia="zh-CN"/>
        </w:rPr>
        <w:t>case1</w:t>
      </w:r>
      <w:r w:rsidRPr="00AA7B2B">
        <w:rPr>
          <w:rFonts w:eastAsiaTheme="minorEastAsia" w:hint="eastAsia"/>
          <w:lang w:eastAsia="zh-CN"/>
        </w:rPr>
        <w:t>中几句话说明）</w:t>
      </w:r>
    </w:p>
    <w:p w14:paraId="2BA5E17F" w14:textId="77777777" w:rsidR="00532C7D" w:rsidRDefault="00532C7D" w:rsidP="00532C7D">
      <w:pPr>
        <w:pStyle w:val="MDPI31text"/>
        <w:rPr>
          <w:rFonts w:eastAsiaTheme="minorEastAsia"/>
        </w:rPr>
      </w:pPr>
      <w:r>
        <w:rPr>
          <w:rFonts w:eastAsiaTheme="minorEastAsia" w:hint="eastAsia"/>
          <w:lang w:eastAsia="zh-CN"/>
        </w:rPr>
        <w:t>一般发现目标后，通常的做法是采用单独的任务分配策略来指定某架无人机执行目标跟踪任务。这种策略通常只会考虑无人机与目标间的位置关系以及无人机固有的特性，而很难考虑各个无人机所在位置附近的区域搜索情况。我们的策略将搜索和追踪耦合在一起，能够更好的平衡搜索与追踪的关系，从而在保证目标追踪的同时能够以更好的状态进行区域搜索。在此同样使用</w:t>
      </w:r>
      <w:r>
        <w:rPr>
          <w:rFonts w:eastAsiaTheme="minorEastAsia" w:hint="eastAsia"/>
          <w:lang w:eastAsia="zh-CN"/>
        </w:rPr>
        <w:t>3</w:t>
      </w:r>
      <w:r>
        <w:rPr>
          <w:rFonts w:eastAsiaTheme="minorEastAsia" w:hint="eastAsia"/>
          <w:lang w:eastAsia="zh-CN"/>
        </w:rPr>
        <w:t>架无人机搜索两个目标。初始状态无人机群已经开始了一段搜索，导致有些区域已经被搜索过了。经过一段时间后，无人机</w:t>
      </w:r>
      <w:r>
        <w:rPr>
          <w:rFonts w:eastAsiaTheme="minorEastAsia" w:hint="eastAsia"/>
          <w:lang w:eastAsia="zh-CN"/>
        </w:rPr>
        <w:t>2</w:t>
      </w:r>
      <w:r>
        <w:rPr>
          <w:rFonts w:eastAsiaTheme="minorEastAsia" w:hint="eastAsia"/>
          <w:lang w:eastAsia="zh-CN"/>
        </w:rPr>
        <w:t>成功发现目标，此时无人机</w:t>
      </w:r>
      <w:r>
        <w:rPr>
          <w:rFonts w:eastAsiaTheme="minorEastAsia"/>
          <w:lang w:eastAsia="zh-CN"/>
        </w:rPr>
        <w:t>3</w:t>
      </w:r>
      <w:r>
        <w:rPr>
          <w:rFonts w:eastAsiaTheme="minorEastAsia" w:hint="eastAsia"/>
          <w:lang w:eastAsia="zh-CN"/>
        </w:rPr>
        <w:t>也在目标附近。如果仅考虑无人机与目标的位置关系，此时无人机</w:t>
      </w:r>
      <w:r>
        <w:rPr>
          <w:rFonts w:eastAsiaTheme="minorEastAsia" w:hint="eastAsia"/>
          <w:lang w:eastAsia="zh-CN"/>
        </w:rPr>
        <w:t>2</w:t>
      </w:r>
      <w:r>
        <w:rPr>
          <w:rFonts w:eastAsiaTheme="minorEastAsia" w:hint="eastAsia"/>
          <w:lang w:eastAsia="zh-CN"/>
        </w:rPr>
        <w:t>因该去追踪目标，无人机</w:t>
      </w:r>
      <w:r>
        <w:rPr>
          <w:rFonts w:eastAsiaTheme="minorEastAsia"/>
          <w:lang w:eastAsia="zh-CN"/>
        </w:rPr>
        <w:t>3</w:t>
      </w:r>
      <w:r>
        <w:rPr>
          <w:rFonts w:eastAsiaTheme="minorEastAsia" w:hint="eastAsia"/>
          <w:lang w:eastAsia="zh-CN"/>
        </w:rPr>
        <w:t>继续进行搜索。但此时无人机</w:t>
      </w:r>
      <w:r>
        <w:rPr>
          <w:rFonts w:eastAsiaTheme="minorEastAsia"/>
          <w:lang w:eastAsia="zh-CN"/>
        </w:rPr>
        <w:t>3</w:t>
      </w:r>
      <w:r>
        <w:rPr>
          <w:rFonts w:eastAsiaTheme="minorEastAsia" w:hint="eastAsia"/>
          <w:lang w:eastAsia="zh-CN"/>
        </w:rPr>
        <w:t>附近的区域不确定度低，而无人机</w:t>
      </w:r>
      <w:r>
        <w:rPr>
          <w:rFonts w:eastAsiaTheme="minorEastAsia"/>
          <w:lang w:eastAsia="zh-CN"/>
        </w:rPr>
        <w:t>2</w:t>
      </w:r>
      <w:r>
        <w:rPr>
          <w:rFonts w:eastAsiaTheme="minorEastAsia" w:hint="eastAsia"/>
          <w:lang w:eastAsia="zh-CN"/>
        </w:rPr>
        <w:t>附近的区域不确定度高。在未来一段时间内，无人机</w:t>
      </w:r>
      <w:r>
        <w:rPr>
          <w:rFonts w:eastAsiaTheme="minorEastAsia"/>
          <w:lang w:eastAsia="zh-CN"/>
        </w:rPr>
        <w:t>3</w:t>
      </w:r>
      <w:r>
        <w:rPr>
          <w:rFonts w:eastAsiaTheme="minorEastAsia" w:hint="eastAsia"/>
          <w:lang w:eastAsia="zh-CN"/>
        </w:rPr>
        <w:t>的搜索收益显然不如无人机</w:t>
      </w:r>
      <w:r>
        <w:rPr>
          <w:rFonts w:eastAsiaTheme="minorEastAsia" w:hint="eastAsia"/>
          <w:lang w:eastAsia="zh-CN"/>
        </w:rPr>
        <w:t>2</w:t>
      </w:r>
      <w:r>
        <w:rPr>
          <w:rFonts w:eastAsiaTheme="minorEastAsia" w:hint="eastAsia"/>
          <w:lang w:eastAsia="zh-CN"/>
        </w:rPr>
        <w:t>。在此条件下，无人机</w:t>
      </w:r>
      <w:r>
        <w:rPr>
          <w:rFonts w:eastAsiaTheme="minorEastAsia" w:hint="eastAsia"/>
          <w:lang w:eastAsia="zh-CN"/>
        </w:rPr>
        <w:t>3</w:t>
      </w:r>
      <w:r>
        <w:rPr>
          <w:rFonts w:eastAsiaTheme="minorEastAsia" w:hint="eastAsia"/>
          <w:lang w:eastAsia="zh-CN"/>
        </w:rPr>
        <w:t>附近的不确定度势场要小于无人机</w:t>
      </w:r>
      <w:r>
        <w:rPr>
          <w:rFonts w:eastAsiaTheme="minorEastAsia"/>
          <w:lang w:eastAsia="zh-CN"/>
        </w:rPr>
        <w:t>2</w:t>
      </w:r>
      <w:r>
        <w:rPr>
          <w:rFonts w:eastAsiaTheme="minorEastAsia" w:hint="eastAsia"/>
          <w:lang w:eastAsia="zh-CN"/>
        </w:rPr>
        <w:t>与目标合外力势场，而无人机</w:t>
      </w:r>
      <w:r>
        <w:rPr>
          <w:rFonts w:eastAsiaTheme="minorEastAsia" w:hint="eastAsia"/>
          <w:lang w:eastAsia="zh-CN"/>
        </w:rPr>
        <w:t>2</w:t>
      </w:r>
      <w:r>
        <w:rPr>
          <w:rFonts w:eastAsiaTheme="minorEastAsia" w:hint="eastAsia"/>
          <w:lang w:eastAsia="zh-CN"/>
        </w:rPr>
        <w:t>附近的不确定度势场要大于无人机</w:t>
      </w:r>
      <w:r>
        <w:rPr>
          <w:rFonts w:eastAsiaTheme="minorEastAsia" w:hint="eastAsia"/>
          <w:lang w:eastAsia="zh-CN"/>
        </w:rPr>
        <w:t>3</w:t>
      </w:r>
      <w:r>
        <w:rPr>
          <w:rFonts w:eastAsiaTheme="minorEastAsia" w:hint="eastAsia"/>
          <w:lang w:eastAsia="zh-CN"/>
        </w:rPr>
        <w:t>与目标合外力势场。使得无人机</w:t>
      </w:r>
      <w:r>
        <w:rPr>
          <w:rFonts w:eastAsiaTheme="minorEastAsia"/>
          <w:lang w:eastAsia="zh-CN"/>
        </w:rPr>
        <w:t>2</w:t>
      </w:r>
      <w:r>
        <w:rPr>
          <w:rFonts w:eastAsiaTheme="minorEastAsia" w:hint="eastAsia"/>
          <w:lang w:eastAsia="zh-CN"/>
        </w:rPr>
        <w:t>朝着搜索收益大的方向前进，而无人机</w:t>
      </w:r>
      <w:r>
        <w:rPr>
          <w:rFonts w:eastAsiaTheme="minorEastAsia" w:hint="eastAsia"/>
          <w:lang w:eastAsia="zh-CN"/>
        </w:rPr>
        <w:t>3</w:t>
      </w:r>
      <w:r>
        <w:rPr>
          <w:rFonts w:eastAsiaTheme="minorEastAsia" w:hint="eastAsia"/>
          <w:lang w:eastAsia="zh-CN"/>
        </w:rPr>
        <w:t>则朝着目标前进。图二展示和融合策略和非融合策略下，搜索收益的表现，结果表明，本算法能够更好的引导无人机群完成搜索与追踪任务。</w:t>
      </w:r>
    </w:p>
    <w:p w14:paraId="15C89F0E" w14:textId="048F3A55" w:rsidR="00532C7D" w:rsidRDefault="00532C7D" w:rsidP="00532C7D">
      <w:pPr>
        <w:pStyle w:val="MDPI22heading2"/>
        <w:rPr>
          <w:rFonts w:eastAsiaTheme="minorEastAsia"/>
          <w:lang w:eastAsia="zh-CN"/>
        </w:rPr>
      </w:pPr>
      <w:r>
        <w:rPr>
          <w:rFonts w:eastAsiaTheme="minorEastAsia" w:hint="eastAsia"/>
          <w:lang w:eastAsia="zh-CN"/>
        </w:rPr>
        <w:t>4</w:t>
      </w:r>
      <w:r>
        <w:rPr>
          <w:rFonts w:eastAsiaTheme="minorEastAsia"/>
          <w:lang w:eastAsia="zh-CN"/>
        </w:rPr>
        <w:t xml:space="preserve">.3.3 case3: 10VS6 </w:t>
      </w:r>
      <w:r>
        <w:rPr>
          <w:rFonts w:eastAsiaTheme="minorEastAsia" w:hint="eastAsia"/>
          <w:lang w:eastAsia="zh-CN"/>
        </w:rPr>
        <w:t>有障碍物</w:t>
      </w:r>
      <w:r>
        <w:rPr>
          <w:rFonts w:eastAsiaTheme="minorEastAsia" w:hint="eastAsia"/>
          <w:lang w:eastAsia="zh-CN"/>
        </w:rPr>
        <w:t xml:space="preserve"> </w:t>
      </w:r>
      <w:r>
        <w:rPr>
          <w:rFonts w:eastAsiaTheme="minorEastAsia" w:hint="eastAsia"/>
          <w:lang w:eastAsia="zh-CN"/>
        </w:rPr>
        <w:t>复杂环境下系统表现</w:t>
      </w:r>
    </w:p>
    <w:p w14:paraId="05BD8C8D" w14:textId="4AAC4960" w:rsidR="00004BDD" w:rsidRDefault="00E86CFF" w:rsidP="00E86CFF">
      <w:pPr>
        <w:pStyle w:val="MDPI31text"/>
        <w:rPr>
          <w:rFonts w:eastAsiaTheme="minorEastAsia"/>
          <w:lang w:eastAsia="zh-CN"/>
        </w:rPr>
      </w:pPr>
      <w:r>
        <w:rPr>
          <w:rFonts w:eastAsiaTheme="minorEastAsia" w:hint="eastAsia"/>
          <w:lang w:eastAsia="zh-CN"/>
        </w:rPr>
        <w:t>为了验证算法在复杂环境下的表现，我们设计了在有障碍物环境下，使用</w:t>
      </w:r>
      <w:r>
        <w:rPr>
          <w:rFonts w:eastAsiaTheme="minorEastAsia" w:hint="eastAsia"/>
          <w:lang w:eastAsia="zh-CN"/>
        </w:rPr>
        <w:t>1</w:t>
      </w:r>
      <w:r>
        <w:rPr>
          <w:rFonts w:eastAsiaTheme="minorEastAsia"/>
          <w:lang w:eastAsia="zh-CN"/>
        </w:rPr>
        <w:t>0</w:t>
      </w:r>
      <w:r>
        <w:rPr>
          <w:rFonts w:eastAsiaTheme="minorEastAsia" w:hint="eastAsia"/>
          <w:lang w:eastAsia="zh-CN"/>
        </w:rPr>
        <w:t>架无人机去搜索并追踪</w:t>
      </w:r>
      <w:r>
        <w:rPr>
          <w:rFonts w:eastAsiaTheme="minorEastAsia"/>
          <w:lang w:eastAsia="zh-CN"/>
        </w:rPr>
        <w:t>6</w:t>
      </w:r>
      <w:r>
        <w:rPr>
          <w:rFonts w:eastAsiaTheme="minorEastAsia" w:hint="eastAsia"/>
          <w:lang w:eastAsia="zh-CN"/>
        </w:rPr>
        <w:t>个目标的实验</w:t>
      </w:r>
      <w:r w:rsidR="007477C5">
        <w:rPr>
          <w:rFonts w:eastAsiaTheme="minorEastAsia" w:hint="eastAsia"/>
          <w:lang w:eastAsia="zh-CN"/>
        </w:rPr>
        <w:t>，其中</w:t>
      </w:r>
      <w:r w:rsidR="007477C5">
        <w:rPr>
          <w:rFonts w:eastAsiaTheme="minorEastAsia"/>
          <w:lang w:eastAsia="zh-CN"/>
        </w:rPr>
        <w:t>UAV1-5</w:t>
      </w:r>
      <w:r w:rsidR="007477C5">
        <w:rPr>
          <w:rFonts w:eastAsiaTheme="minorEastAsia" w:hint="eastAsia"/>
          <w:lang w:eastAsia="zh-CN"/>
        </w:rPr>
        <w:t>为低速无人机，</w:t>
      </w:r>
      <w:r w:rsidR="007477C5">
        <w:rPr>
          <w:rFonts w:eastAsiaTheme="minorEastAsia" w:hint="eastAsia"/>
          <w:lang w:eastAsia="zh-CN"/>
        </w:rPr>
        <w:t>U</w:t>
      </w:r>
      <w:r w:rsidR="007477C5">
        <w:rPr>
          <w:rFonts w:eastAsiaTheme="minorEastAsia"/>
          <w:lang w:eastAsia="zh-CN"/>
        </w:rPr>
        <w:t>AV6-10</w:t>
      </w:r>
      <w:r w:rsidR="007477C5">
        <w:rPr>
          <w:rFonts w:eastAsiaTheme="minorEastAsia" w:hint="eastAsia"/>
          <w:lang w:eastAsia="zh-CN"/>
        </w:rPr>
        <w:t>为高速无人机</w:t>
      </w:r>
      <w:r>
        <w:rPr>
          <w:rFonts w:eastAsiaTheme="minorEastAsia" w:hint="eastAsia"/>
          <w:lang w:eastAsia="zh-CN"/>
        </w:rPr>
        <w:t>。为了体现异构无人机的搜索特性，我们将无人机的起始位置放置在任务区域两侧，而将目标放置在任务区域中央附近。</w:t>
      </w:r>
      <w:bookmarkStart w:id="21" w:name="_Hlk127483950"/>
      <w:r w:rsidR="007477C5">
        <w:rPr>
          <w:rFonts w:eastAsiaTheme="minorEastAsia" w:hint="eastAsia"/>
          <w:lang w:eastAsia="zh-CN"/>
        </w:rPr>
        <w:t>Figure</w:t>
      </w:r>
      <w:r w:rsidR="007477C5">
        <w:rPr>
          <w:rFonts w:eastAsiaTheme="minorEastAsia"/>
          <w:lang w:eastAsia="zh-CN"/>
        </w:rPr>
        <w:t>2</w:t>
      </w:r>
      <w:bookmarkEnd w:id="21"/>
      <w:r>
        <w:rPr>
          <w:rFonts w:eastAsiaTheme="minorEastAsia" w:hint="eastAsia"/>
          <w:lang w:eastAsia="zh-CN"/>
        </w:rPr>
        <w:t>表明了整个任务执行期间无人机和目标的运动轨迹。从</w:t>
      </w:r>
      <w:r w:rsidR="007477C5">
        <w:rPr>
          <w:rFonts w:eastAsiaTheme="minorEastAsia" w:hint="eastAsia"/>
          <w:lang w:eastAsia="zh-CN"/>
        </w:rPr>
        <w:t>Figure</w:t>
      </w:r>
      <w:r w:rsidR="007477C5">
        <w:rPr>
          <w:rFonts w:eastAsiaTheme="minorEastAsia"/>
          <w:lang w:eastAsia="zh-CN"/>
        </w:rPr>
        <w:t>2</w:t>
      </w:r>
      <w:r w:rsidR="007477C5">
        <w:rPr>
          <w:rFonts w:eastAsiaTheme="minorEastAsia" w:hint="eastAsia"/>
          <w:lang w:eastAsia="zh-CN"/>
        </w:rPr>
        <w:t>(ab</w:t>
      </w:r>
      <w:r w:rsidR="007477C5">
        <w:rPr>
          <w:rFonts w:eastAsiaTheme="minorEastAsia"/>
          <w:lang w:eastAsia="zh-CN"/>
        </w:rPr>
        <w:t>cde</w:t>
      </w:r>
      <w:r w:rsidR="007477C5">
        <w:rPr>
          <w:rFonts w:eastAsiaTheme="minorEastAsia" w:hint="eastAsia"/>
          <w:lang w:eastAsia="zh-CN"/>
        </w:rPr>
        <w:t>)</w:t>
      </w:r>
      <w:r>
        <w:rPr>
          <w:rFonts w:eastAsiaTheme="minorEastAsia" w:hint="eastAsia"/>
          <w:lang w:eastAsia="zh-CN"/>
        </w:rPr>
        <w:t>可以看到，由于高速无人机运动速度快，搜索能力强，目标</w:t>
      </w:r>
      <w:r w:rsidR="007477C5">
        <w:rPr>
          <w:rFonts w:eastAsiaTheme="minorEastAsia" w:hint="eastAsia"/>
          <w:lang w:eastAsia="zh-CN"/>
        </w:rPr>
        <w:t>2</w:t>
      </w:r>
      <w:r w:rsidR="007477C5">
        <w:rPr>
          <w:rFonts w:eastAsiaTheme="minorEastAsia"/>
          <w:lang w:eastAsia="zh-CN"/>
        </w:rPr>
        <w:t>,3,4,5,1</w:t>
      </w:r>
      <w:r>
        <w:rPr>
          <w:rFonts w:eastAsiaTheme="minorEastAsia" w:hint="eastAsia"/>
          <w:lang w:eastAsia="zh-CN"/>
        </w:rPr>
        <w:t>先后被</w:t>
      </w:r>
      <w:r w:rsidR="007477C5">
        <w:rPr>
          <w:rFonts w:eastAsiaTheme="minorEastAsia" w:hint="eastAsia"/>
          <w:lang w:eastAsia="zh-CN"/>
        </w:rPr>
        <w:t>高速</w:t>
      </w:r>
      <w:r>
        <w:rPr>
          <w:rFonts w:eastAsiaTheme="minorEastAsia" w:hint="eastAsia"/>
          <w:lang w:eastAsia="zh-CN"/>
        </w:rPr>
        <w:t>无人机探测到并开始追踪，无人机群的探测能力有所下降。</w:t>
      </w:r>
      <w:r w:rsidR="007477C5">
        <w:rPr>
          <w:rFonts w:eastAsiaTheme="minorEastAsia" w:hint="eastAsia"/>
          <w:lang w:eastAsia="zh-CN"/>
        </w:rPr>
        <w:t>高速无人机探测到目标后，目标信息通过信息交互得方式共享给附近得低速无人机</w:t>
      </w:r>
      <w:r>
        <w:rPr>
          <w:rFonts w:eastAsiaTheme="minorEastAsia" w:hint="eastAsia"/>
          <w:lang w:eastAsia="zh-CN"/>
        </w:rPr>
        <w:t>，目标附近的低速无人机开始受到</w:t>
      </w:r>
      <w:r w:rsidR="006D33B0">
        <w:rPr>
          <w:rFonts w:eastAsiaTheme="minorEastAsia" w:hint="eastAsia"/>
          <w:lang w:eastAsia="zh-CN"/>
        </w:rPr>
        <w:t>目标吸引力场的作用开始向着目标移动。</w:t>
      </w:r>
      <w:r w:rsidR="007477C5">
        <w:rPr>
          <w:rFonts w:eastAsiaTheme="minorEastAsia" w:hint="eastAsia"/>
          <w:lang w:eastAsia="zh-CN"/>
        </w:rPr>
        <w:t>对比</w:t>
      </w:r>
      <w:r w:rsidR="007477C5">
        <w:rPr>
          <w:rFonts w:eastAsiaTheme="minorEastAsia" w:hint="eastAsia"/>
          <w:lang w:eastAsia="zh-CN"/>
        </w:rPr>
        <w:t>Fi</w:t>
      </w:r>
      <w:r w:rsidR="007477C5">
        <w:rPr>
          <w:rFonts w:eastAsiaTheme="minorEastAsia"/>
          <w:lang w:eastAsia="zh-CN"/>
        </w:rPr>
        <w:t>gure2be</w:t>
      </w:r>
      <w:r w:rsidR="007477C5">
        <w:rPr>
          <w:rFonts w:eastAsiaTheme="minorEastAsia" w:hint="eastAsia"/>
          <w:lang w:eastAsia="zh-CN"/>
        </w:rPr>
        <w:t>可以看到，</w:t>
      </w:r>
      <w:r w:rsidR="006D33B0">
        <w:rPr>
          <w:rFonts w:eastAsiaTheme="minorEastAsia" w:hint="eastAsia"/>
          <w:lang w:eastAsia="zh-CN"/>
        </w:rPr>
        <w:t>无人机</w:t>
      </w:r>
      <w:r w:rsidR="006D33B0">
        <w:rPr>
          <w:rFonts w:eastAsiaTheme="minorEastAsia"/>
          <w:lang w:eastAsia="zh-CN"/>
        </w:rPr>
        <w:t>1</w:t>
      </w:r>
      <w:r w:rsidR="007477C5">
        <w:rPr>
          <w:rFonts w:eastAsiaTheme="minorEastAsia" w:hint="eastAsia"/>
          <w:lang w:eastAsia="zh-CN"/>
        </w:rPr>
        <w:t>受到目标</w:t>
      </w:r>
      <w:r w:rsidR="007477C5">
        <w:rPr>
          <w:rFonts w:eastAsiaTheme="minorEastAsia" w:hint="eastAsia"/>
          <w:lang w:eastAsia="zh-CN"/>
        </w:rPr>
        <w:t>3</w:t>
      </w:r>
      <w:r w:rsidR="007477C5">
        <w:rPr>
          <w:rFonts w:eastAsiaTheme="minorEastAsia" w:hint="eastAsia"/>
          <w:lang w:eastAsia="zh-CN"/>
        </w:rPr>
        <w:t>得吸引而逐渐靠近目标。无人机</w:t>
      </w:r>
      <w:r w:rsidR="00E46BEE">
        <w:rPr>
          <w:rFonts w:eastAsiaTheme="minorEastAsia"/>
          <w:lang w:eastAsia="zh-CN"/>
        </w:rPr>
        <w:t>1</w:t>
      </w:r>
      <w:r w:rsidR="006D33B0">
        <w:rPr>
          <w:rFonts w:eastAsiaTheme="minorEastAsia" w:hint="eastAsia"/>
          <w:lang w:eastAsia="zh-CN"/>
        </w:rPr>
        <w:t>移动到</w:t>
      </w:r>
      <w:r w:rsidR="00E46BEE">
        <w:rPr>
          <w:rFonts w:eastAsiaTheme="minorEastAsia" w:hint="eastAsia"/>
          <w:lang w:eastAsia="zh-CN"/>
        </w:rPr>
        <w:t>目标</w:t>
      </w:r>
      <w:r w:rsidR="00E46BEE">
        <w:rPr>
          <w:rFonts w:eastAsiaTheme="minorEastAsia"/>
          <w:lang w:eastAsia="zh-CN"/>
        </w:rPr>
        <w:t>3</w:t>
      </w:r>
      <w:r w:rsidR="006D33B0">
        <w:rPr>
          <w:rFonts w:eastAsiaTheme="minorEastAsia" w:hint="eastAsia"/>
          <w:lang w:eastAsia="zh-CN"/>
        </w:rPr>
        <w:t>附近后，无人机</w:t>
      </w:r>
      <w:r w:rsidR="00E46BEE">
        <w:rPr>
          <w:rFonts w:eastAsiaTheme="minorEastAsia"/>
          <w:lang w:eastAsia="zh-CN"/>
        </w:rPr>
        <w:t>7</w:t>
      </w:r>
      <w:r w:rsidR="006D33B0">
        <w:rPr>
          <w:rFonts w:eastAsiaTheme="minorEastAsia" w:hint="eastAsia"/>
          <w:lang w:eastAsia="zh-CN"/>
        </w:rPr>
        <w:t>被无人机</w:t>
      </w:r>
      <w:r w:rsidR="006D33B0">
        <w:rPr>
          <w:rFonts w:eastAsiaTheme="minorEastAsia" w:hint="eastAsia"/>
          <w:lang w:eastAsia="zh-CN"/>
        </w:rPr>
        <w:t>1</w:t>
      </w:r>
      <w:r w:rsidR="006D33B0">
        <w:rPr>
          <w:rFonts w:eastAsiaTheme="minorEastAsia" w:hint="eastAsia"/>
          <w:lang w:eastAsia="zh-CN"/>
        </w:rPr>
        <w:t>的排斥力场所影响而解除对目标的追踪，转而继续进行区域搜索。过程中低速无人机取代了高速无人机对目标进行追踪，高速无人机取代了低速无人机对区域进行搜索</w:t>
      </w:r>
      <w:r w:rsidR="00E46BEE">
        <w:rPr>
          <w:rFonts w:eastAsiaTheme="minorEastAsia" w:hint="eastAsia"/>
          <w:lang w:eastAsia="zh-CN"/>
        </w:rPr>
        <w:t>。其余低速无人机</w:t>
      </w:r>
      <w:r w:rsidR="00E46BEE">
        <w:rPr>
          <w:rFonts w:eastAsiaTheme="minorEastAsia" w:hint="eastAsia"/>
          <w:lang w:eastAsia="zh-CN"/>
        </w:rPr>
        <w:t>2</w:t>
      </w:r>
      <w:r w:rsidR="00E46BEE">
        <w:rPr>
          <w:rFonts w:eastAsiaTheme="minorEastAsia" w:hint="eastAsia"/>
          <w:lang w:eastAsia="zh-CN"/>
        </w:rPr>
        <w:t>，</w:t>
      </w:r>
      <w:r w:rsidR="00E46BEE">
        <w:rPr>
          <w:rFonts w:eastAsiaTheme="minorEastAsia" w:hint="eastAsia"/>
          <w:lang w:eastAsia="zh-CN"/>
        </w:rPr>
        <w:t>3</w:t>
      </w:r>
      <w:r w:rsidR="00E46BEE">
        <w:rPr>
          <w:rFonts w:eastAsiaTheme="minorEastAsia" w:hint="eastAsia"/>
          <w:lang w:eastAsia="zh-CN"/>
        </w:rPr>
        <w:t>，</w:t>
      </w:r>
      <w:r w:rsidR="00E46BEE">
        <w:rPr>
          <w:rFonts w:eastAsiaTheme="minorEastAsia" w:hint="eastAsia"/>
          <w:lang w:eastAsia="zh-CN"/>
        </w:rPr>
        <w:t>4</w:t>
      </w:r>
      <w:r w:rsidR="00E46BEE">
        <w:rPr>
          <w:rFonts w:eastAsiaTheme="minorEastAsia" w:hint="eastAsia"/>
          <w:lang w:eastAsia="zh-CN"/>
        </w:rPr>
        <w:t>也同样得先后与高速无人机</w:t>
      </w:r>
      <w:r w:rsidR="00E46BEE">
        <w:rPr>
          <w:rFonts w:eastAsiaTheme="minorEastAsia" w:hint="eastAsia"/>
          <w:lang w:eastAsia="zh-CN"/>
        </w:rPr>
        <w:t>8</w:t>
      </w:r>
      <w:r w:rsidR="00E46BEE">
        <w:rPr>
          <w:rFonts w:eastAsiaTheme="minorEastAsia" w:hint="eastAsia"/>
          <w:lang w:eastAsia="zh-CN"/>
        </w:rPr>
        <w:t>，</w:t>
      </w:r>
      <w:r w:rsidR="00E46BEE">
        <w:rPr>
          <w:rFonts w:eastAsiaTheme="minorEastAsia" w:hint="eastAsia"/>
          <w:lang w:eastAsia="zh-CN"/>
        </w:rPr>
        <w:t>9</w:t>
      </w:r>
      <w:r w:rsidR="00E46BEE">
        <w:rPr>
          <w:rFonts w:eastAsiaTheme="minorEastAsia" w:hint="eastAsia"/>
          <w:lang w:eastAsia="zh-CN"/>
        </w:rPr>
        <w:t>，</w:t>
      </w:r>
      <w:r w:rsidR="00E46BEE">
        <w:rPr>
          <w:rFonts w:eastAsiaTheme="minorEastAsia" w:hint="eastAsia"/>
          <w:lang w:eastAsia="zh-CN"/>
        </w:rPr>
        <w:t>1</w:t>
      </w:r>
      <w:r w:rsidR="00E46BEE">
        <w:rPr>
          <w:rFonts w:eastAsiaTheme="minorEastAsia"/>
          <w:lang w:eastAsia="zh-CN"/>
        </w:rPr>
        <w:t>0</w:t>
      </w:r>
      <w:r w:rsidR="00E46BEE">
        <w:rPr>
          <w:rFonts w:eastAsiaTheme="minorEastAsia" w:hint="eastAsia"/>
          <w:lang w:eastAsia="zh-CN"/>
        </w:rPr>
        <w:t>完成任务转换，</w:t>
      </w:r>
      <w:r w:rsidR="00E46BEE" w:rsidRPr="00E46BEE">
        <w:rPr>
          <w:rFonts w:eastAsiaTheme="minorEastAsia" w:hint="eastAsia"/>
          <w:lang w:eastAsia="zh-CN"/>
        </w:rPr>
        <w:t>最终所有低速无人机都进行目标追踪</w:t>
      </w:r>
      <w:r w:rsidR="00E46BEE">
        <w:rPr>
          <w:rFonts w:eastAsiaTheme="minorEastAsia" w:hint="eastAsia"/>
          <w:lang w:eastAsia="zh-CN"/>
        </w:rPr>
        <w:t>，</w:t>
      </w:r>
      <w:r w:rsidR="006D33B0">
        <w:rPr>
          <w:rFonts w:eastAsiaTheme="minorEastAsia" w:hint="eastAsia"/>
          <w:lang w:eastAsia="zh-CN"/>
        </w:rPr>
        <w:t>从而让无人机群在保持目标追踪得同时</w:t>
      </w:r>
      <w:r w:rsidR="00E46BEE">
        <w:rPr>
          <w:rFonts w:eastAsiaTheme="minorEastAsia" w:hint="eastAsia"/>
          <w:lang w:eastAsia="zh-CN"/>
        </w:rPr>
        <w:t>保留了无人机群最强得搜索能力</w:t>
      </w:r>
      <w:r w:rsidR="006D33B0">
        <w:rPr>
          <w:rFonts w:eastAsiaTheme="minorEastAsia" w:hint="eastAsia"/>
          <w:lang w:eastAsia="zh-CN"/>
        </w:rPr>
        <w:t>。</w:t>
      </w:r>
    </w:p>
    <w:tbl>
      <w:tblPr>
        <w:tblStyle w:val="a3"/>
        <w:tblW w:w="0" w:type="auto"/>
        <w:tblInd w:w="-714" w:type="dxa"/>
        <w:tblLayout w:type="fixed"/>
        <w:tblLook w:val="04A0" w:firstRow="1" w:lastRow="0" w:firstColumn="1" w:lastColumn="0" w:noHBand="0" w:noVBand="1"/>
      </w:tblPr>
      <w:tblGrid>
        <w:gridCol w:w="3723"/>
        <w:gridCol w:w="3723"/>
        <w:gridCol w:w="3724"/>
      </w:tblGrid>
      <w:tr w:rsidR="003E6FF5" w14:paraId="63FD88C7" w14:textId="77777777" w:rsidTr="003E6FF5">
        <w:tc>
          <w:tcPr>
            <w:tcW w:w="3723" w:type="dxa"/>
          </w:tcPr>
          <w:p w14:paraId="7E09D94A" w14:textId="032BA62E" w:rsidR="009220B8" w:rsidRDefault="003E6FF5" w:rsidP="003E6FF5">
            <w:pPr>
              <w:pStyle w:val="MDPI15academiceditor"/>
              <w:rPr>
                <w:rFonts w:eastAsiaTheme="minorEastAsia"/>
              </w:rPr>
            </w:pPr>
            <w:r>
              <w:rPr>
                <w:rFonts w:eastAsiaTheme="minorEastAsia" w:hint="eastAsia"/>
                <w:noProof/>
              </w:rPr>
              <w:drawing>
                <wp:inline distT="0" distB="0" distL="0" distR="0" wp14:anchorId="3C92D3D4" wp14:editId="56A23687">
                  <wp:extent cx="2283929" cy="2271491"/>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85"/>
                          <a:stretch>
                            <a:fillRect/>
                          </a:stretch>
                        </pic:blipFill>
                        <pic:spPr>
                          <a:xfrm>
                            <a:off x="0" y="0"/>
                            <a:ext cx="2312778" cy="2300183"/>
                          </a:xfrm>
                          <a:prstGeom prst="rect">
                            <a:avLst/>
                          </a:prstGeom>
                        </pic:spPr>
                      </pic:pic>
                    </a:graphicData>
                  </a:graphic>
                </wp:inline>
              </w:drawing>
            </w:r>
          </w:p>
        </w:tc>
        <w:tc>
          <w:tcPr>
            <w:tcW w:w="3723" w:type="dxa"/>
          </w:tcPr>
          <w:p w14:paraId="5AE1DC93" w14:textId="4375BEF0" w:rsidR="009220B8" w:rsidRDefault="003E6FF5" w:rsidP="003E6FF5">
            <w:pPr>
              <w:pStyle w:val="MDPI15academiceditor"/>
              <w:rPr>
                <w:rFonts w:eastAsiaTheme="minorEastAsia"/>
              </w:rPr>
            </w:pPr>
            <w:r>
              <w:rPr>
                <w:rFonts w:eastAsiaTheme="minorEastAsia" w:hint="eastAsia"/>
                <w:noProof/>
              </w:rPr>
              <w:drawing>
                <wp:inline distT="0" distB="0" distL="0" distR="0" wp14:anchorId="172AE604" wp14:editId="00D9EE37">
                  <wp:extent cx="2226945" cy="221678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86"/>
                          <a:stretch>
                            <a:fillRect/>
                          </a:stretch>
                        </pic:blipFill>
                        <pic:spPr>
                          <a:xfrm>
                            <a:off x="0" y="0"/>
                            <a:ext cx="2226945" cy="2216785"/>
                          </a:xfrm>
                          <a:prstGeom prst="rect">
                            <a:avLst/>
                          </a:prstGeom>
                        </pic:spPr>
                      </pic:pic>
                    </a:graphicData>
                  </a:graphic>
                </wp:inline>
              </w:drawing>
            </w:r>
          </w:p>
        </w:tc>
        <w:tc>
          <w:tcPr>
            <w:tcW w:w="3724" w:type="dxa"/>
          </w:tcPr>
          <w:p w14:paraId="25D7D470" w14:textId="00415FBC" w:rsidR="009220B8" w:rsidRDefault="003E6FF5" w:rsidP="003E6FF5">
            <w:pPr>
              <w:pStyle w:val="MDPI15academiceditor"/>
              <w:rPr>
                <w:rFonts w:eastAsiaTheme="minorEastAsia"/>
              </w:rPr>
            </w:pPr>
            <w:r>
              <w:rPr>
                <w:rFonts w:eastAsiaTheme="minorEastAsia" w:hint="eastAsia"/>
                <w:noProof/>
              </w:rPr>
              <w:drawing>
                <wp:inline distT="0" distB="0" distL="0" distR="0" wp14:anchorId="670269BD" wp14:editId="180244AC">
                  <wp:extent cx="2227580" cy="223139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87"/>
                          <a:stretch>
                            <a:fillRect/>
                          </a:stretch>
                        </pic:blipFill>
                        <pic:spPr>
                          <a:xfrm>
                            <a:off x="0" y="0"/>
                            <a:ext cx="2227580" cy="2231390"/>
                          </a:xfrm>
                          <a:prstGeom prst="rect">
                            <a:avLst/>
                          </a:prstGeom>
                        </pic:spPr>
                      </pic:pic>
                    </a:graphicData>
                  </a:graphic>
                </wp:inline>
              </w:drawing>
            </w:r>
          </w:p>
        </w:tc>
      </w:tr>
      <w:tr w:rsidR="003E6FF5" w14:paraId="455B967F" w14:textId="77777777" w:rsidTr="003E6FF5">
        <w:tc>
          <w:tcPr>
            <w:tcW w:w="3723" w:type="dxa"/>
          </w:tcPr>
          <w:p w14:paraId="10752E0F" w14:textId="70453E24" w:rsidR="009220B8" w:rsidRDefault="003E6FF5" w:rsidP="003E6FF5">
            <w:pPr>
              <w:pStyle w:val="MDPI42tablebody"/>
              <w:numPr>
                <w:ilvl w:val="0"/>
                <w:numId w:val="31"/>
              </w:numPr>
              <w:rPr>
                <w:rFonts w:eastAsiaTheme="minorEastAsia"/>
              </w:rPr>
            </w:pPr>
            <w:r>
              <w:rPr>
                <w:rFonts w:eastAsiaTheme="minorEastAsia"/>
                <w:lang w:eastAsia="zh-CN"/>
              </w:rPr>
              <w:t>Target2 firstly tracked by UAV9</w:t>
            </w:r>
          </w:p>
        </w:tc>
        <w:tc>
          <w:tcPr>
            <w:tcW w:w="3723" w:type="dxa"/>
          </w:tcPr>
          <w:p w14:paraId="7A74C146" w14:textId="5F2D9303" w:rsidR="009220B8" w:rsidRDefault="003E6FF5" w:rsidP="003E6FF5">
            <w:pPr>
              <w:pStyle w:val="MDPI42tablebody"/>
              <w:numPr>
                <w:ilvl w:val="0"/>
                <w:numId w:val="31"/>
              </w:numPr>
              <w:rPr>
                <w:rFonts w:eastAsiaTheme="minorEastAsia"/>
                <w:lang w:eastAsia="zh-CN"/>
              </w:rPr>
            </w:pPr>
            <w:r>
              <w:rPr>
                <w:rFonts w:eastAsiaTheme="minorEastAsia"/>
                <w:lang w:eastAsia="zh-CN"/>
              </w:rPr>
              <w:t>Target3 firstly tracked by UAV7</w:t>
            </w:r>
          </w:p>
        </w:tc>
        <w:tc>
          <w:tcPr>
            <w:tcW w:w="3724" w:type="dxa"/>
          </w:tcPr>
          <w:p w14:paraId="6C2793BC" w14:textId="021B305D" w:rsidR="009220B8" w:rsidRDefault="003E6FF5" w:rsidP="003E6FF5">
            <w:pPr>
              <w:pStyle w:val="MDPI42tablebody"/>
              <w:numPr>
                <w:ilvl w:val="0"/>
                <w:numId w:val="31"/>
              </w:numPr>
              <w:rPr>
                <w:rFonts w:eastAsiaTheme="minorEastAsia"/>
              </w:rPr>
            </w:pPr>
            <w:r>
              <w:rPr>
                <w:rFonts w:eastAsiaTheme="minorEastAsia"/>
                <w:lang w:eastAsia="zh-CN"/>
              </w:rPr>
              <w:t>Target4 firstly tracked by UAV8</w:t>
            </w:r>
          </w:p>
        </w:tc>
      </w:tr>
      <w:tr w:rsidR="003E6FF5" w14:paraId="54DE3129" w14:textId="77777777" w:rsidTr="003E6FF5">
        <w:tc>
          <w:tcPr>
            <w:tcW w:w="3723" w:type="dxa"/>
          </w:tcPr>
          <w:p w14:paraId="65A96212" w14:textId="00F1271C" w:rsidR="009220B8" w:rsidRDefault="003E6FF5" w:rsidP="003E6FF5">
            <w:pPr>
              <w:pStyle w:val="MDPI15academiceditor"/>
              <w:rPr>
                <w:rFonts w:eastAsiaTheme="minorEastAsia"/>
              </w:rPr>
            </w:pPr>
            <w:r>
              <w:rPr>
                <w:rFonts w:eastAsiaTheme="minorEastAsia" w:hint="eastAsia"/>
                <w:noProof/>
              </w:rPr>
              <w:lastRenderedPageBreak/>
              <w:drawing>
                <wp:inline distT="0" distB="0" distL="0" distR="0" wp14:anchorId="3E760449" wp14:editId="3995299C">
                  <wp:extent cx="2226945" cy="2233295"/>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88"/>
                          <a:stretch>
                            <a:fillRect/>
                          </a:stretch>
                        </pic:blipFill>
                        <pic:spPr>
                          <a:xfrm>
                            <a:off x="0" y="0"/>
                            <a:ext cx="2226945" cy="2233295"/>
                          </a:xfrm>
                          <a:prstGeom prst="rect">
                            <a:avLst/>
                          </a:prstGeom>
                        </pic:spPr>
                      </pic:pic>
                    </a:graphicData>
                  </a:graphic>
                </wp:inline>
              </w:drawing>
            </w:r>
          </w:p>
        </w:tc>
        <w:tc>
          <w:tcPr>
            <w:tcW w:w="3723" w:type="dxa"/>
          </w:tcPr>
          <w:p w14:paraId="2E2447DF" w14:textId="73FE2E19" w:rsidR="009220B8" w:rsidRDefault="003E6FF5" w:rsidP="003E6FF5">
            <w:pPr>
              <w:pStyle w:val="MDPI15academiceditor"/>
              <w:rPr>
                <w:rFonts w:eastAsiaTheme="minorEastAsia"/>
              </w:rPr>
            </w:pPr>
            <w:r>
              <w:rPr>
                <w:rFonts w:eastAsiaTheme="minorEastAsia" w:hint="eastAsia"/>
                <w:noProof/>
              </w:rPr>
              <w:drawing>
                <wp:inline distT="0" distB="0" distL="0" distR="0" wp14:anchorId="793B69BE" wp14:editId="20837970">
                  <wp:extent cx="2226945" cy="2220595"/>
                  <wp:effectExtent l="0" t="0" r="190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89"/>
                          <a:stretch>
                            <a:fillRect/>
                          </a:stretch>
                        </pic:blipFill>
                        <pic:spPr>
                          <a:xfrm>
                            <a:off x="0" y="0"/>
                            <a:ext cx="2226945" cy="2220595"/>
                          </a:xfrm>
                          <a:prstGeom prst="rect">
                            <a:avLst/>
                          </a:prstGeom>
                        </pic:spPr>
                      </pic:pic>
                    </a:graphicData>
                  </a:graphic>
                </wp:inline>
              </w:drawing>
            </w:r>
          </w:p>
        </w:tc>
        <w:tc>
          <w:tcPr>
            <w:tcW w:w="3724" w:type="dxa"/>
          </w:tcPr>
          <w:p w14:paraId="40E60F1A" w14:textId="7FE2D98E" w:rsidR="009220B8" w:rsidRDefault="003E6FF5" w:rsidP="003E6FF5">
            <w:pPr>
              <w:pStyle w:val="MDPI15academiceditor"/>
              <w:rPr>
                <w:rFonts w:eastAsiaTheme="minorEastAsia"/>
              </w:rPr>
            </w:pPr>
            <w:r>
              <w:rPr>
                <w:rFonts w:eastAsiaTheme="minorEastAsia" w:hint="eastAsia"/>
                <w:noProof/>
              </w:rPr>
              <w:drawing>
                <wp:inline distT="0" distB="0" distL="0" distR="0" wp14:anchorId="3CC10A35" wp14:editId="724DC24D">
                  <wp:extent cx="2227580" cy="221361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90"/>
                          <a:stretch>
                            <a:fillRect/>
                          </a:stretch>
                        </pic:blipFill>
                        <pic:spPr>
                          <a:xfrm>
                            <a:off x="0" y="0"/>
                            <a:ext cx="2227580" cy="2213610"/>
                          </a:xfrm>
                          <a:prstGeom prst="rect">
                            <a:avLst/>
                          </a:prstGeom>
                        </pic:spPr>
                      </pic:pic>
                    </a:graphicData>
                  </a:graphic>
                </wp:inline>
              </w:drawing>
            </w:r>
          </w:p>
        </w:tc>
      </w:tr>
      <w:tr w:rsidR="003E6FF5" w14:paraId="322FDC94" w14:textId="77777777" w:rsidTr="003E6FF5">
        <w:tc>
          <w:tcPr>
            <w:tcW w:w="3723" w:type="dxa"/>
          </w:tcPr>
          <w:p w14:paraId="6B10CE21" w14:textId="183F0D64" w:rsidR="009220B8" w:rsidRDefault="003E6FF5" w:rsidP="003E6FF5">
            <w:pPr>
              <w:pStyle w:val="MDPI42tablebody"/>
              <w:numPr>
                <w:ilvl w:val="0"/>
                <w:numId w:val="31"/>
              </w:numPr>
              <w:rPr>
                <w:rFonts w:eastAsiaTheme="minorEastAsia"/>
              </w:rPr>
            </w:pPr>
            <w:r>
              <w:rPr>
                <w:rFonts w:eastAsiaTheme="minorEastAsia"/>
                <w:lang w:eastAsia="zh-CN"/>
              </w:rPr>
              <w:t>Target5 firstly tracked by UAV10</w:t>
            </w:r>
          </w:p>
        </w:tc>
        <w:tc>
          <w:tcPr>
            <w:tcW w:w="3723" w:type="dxa"/>
          </w:tcPr>
          <w:p w14:paraId="7EC0B8D4" w14:textId="0ECC5B63" w:rsidR="009220B8" w:rsidRPr="003E6FF5" w:rsidRDefault="003E6FF5" w:rsidP="003E6FF5">
            <w:pPr>
              <w:pStyle w:val="MDPI42tablebody"/>
              <w:numPr>
                <w:ilvl w:val="0"/>
                <w:numId w:val="31"/>
              </w:numPr>
              <w:rPr>
                <w:rFonts w:eastAsiaTheme="minorEastAsia"/>
              </w:rPr>
            </w:pPr>
            <w:r w:rsidRPr="003E6FF5">
              <w:rPr>
                <w:rFonts w:eastAsiaTheme="minorEastAsia"/>
              </w:rPr>
              <w:t>Target</w:t>
            </w:r>
            <w:r>
              <w:rPr>
                <w:rFonts w:eastAsiaTheme="minorEastAsia"/>
              </w:rPr>
              <w:t>1</w:t>
            </w:r>
            <w:r w:rsidRPr="003E6FF5">
              <w:rPr>
                <w:rFonts w:eastAsiaTheme="minorEastAsia"/>
              </w:rPr>
              <w:t xml:space="preserve"> firstly tracked by UAV</w:t>
            </w:r>
            <w:r>
              <w:rPr>
                <w:rFonts w:eastAsiaTheme="minorEastAsia"/>
              </w:rPr>
              <w:t>8</w:t>
            </w:r>
          </w:p>
        </w:tc>
        <w:tc>
          <w:tcPr>
            <w:tcW w:w="3724" w:type="dxa"/>
          </w:tcPr>
          <w:p w14:paraId="427F8C22" w14:textId="5D36598A" w:rsidR="009220B8" w:rsidRPr="003E6FF5" w:rsidRDefault="003E6FF5" w:rsidP="003E6FF5">
            <w:pPr>
              <w:pStyle w:val="MDPI42tablebody"/>
              <w:numPr>
                <w:ilvl w:val="0"/>
                <w:numId w:val="31"/>
              </w:numPr>
              <w:rPr>
                <w:rFonts w:eastAsiaTheme="minorEastAsia"/>
              </w:rPr>
            </w:pPr>
            <w:r>
              <w:rPr>
                <w:rFonts w:eastAsiaTheme="minorEastAsia"/>
                <w:lang w:eastAsia="zh-CN"/>
              </w:rPr>
              <w:t>Target6 firstly tracked by UAV5</w:t>
            </w:r>
          </w:p>
        </w:tc>
      </w:tr>
    </w:tbl>
    <w:p w14:paraId="19662A33" w14:textId="50F43C5A" w:rsidR="00004BDD" w:rsidRDefault="003E6FF5" w:rsidP="00532C7D">
      <w:pPr>
        <w:pStyle w:val="MDPI22heading2"/>
        <w:rPr>
          <w:rFonts w:eastAsiaTheme="minorEastAsia"/>
          <w:lang w:eastAsia="zh-CN"/>
        </w:rPr>
      </w:pPr>
      <w:r w:rsidRPr="008C0A39">
        <w:rPr>
          <w:b/>
        </w:rPr>
        <w:t>Figure 2.</w:t>
      </w:r>
      <w:r>
        <w:rPr>
          <w:b/>
        </w:rPr>
        <w:t xml:space="preserve"> The trajectorys of </w:t>
      </w:r>
      <w:r w:rsidR="007477C5">
        <w:rPr>
          <w:b/>
        </w:rPr>
        <w:t>UAVs</w:t>
      </w:r>
      <w:r>
        <w:rPr>
          <w:b/>
        </w:rPr>
        <w:t xml:space="preserve"> and targets when a </w:t>
      </w:r>
      <w:r w:rsidR="007477C5">
        <w:rPr>
          <w:b/>
        </w:rPr>
        <w:t>target</w:t>
      </w:r>
      <w:r>
        <w:rPr>
          <w:b/>
        </w:rPr>
        <w:t xml:space="preserve"> was </w:t>
      </w:r>
      <w:r w:rsidR="007477C5">
        <w:rPr>
          <w:b/>
        </w:rPr>
        <w:t>tracked by UAV swarm</w:t>
      </w:r>
    </w:p>
    <w:p w14:paraId="0A6782E6" w14:textId="002658ED" w:rsidR="00AA7B2B" w:rsidRDefault="00AA7B2B" w:rsidP="00532C7D">
      <w:pPr>
        <w:pStyle w:val="MDPI22heading2"/>
        <w:rPr>
          <w:rFonts w:eastAsiaTheme="minorEastAsia"/>
          <w:lang w:eastAsia="zh-CN"/>
        </w:rPr>
      </w:pPr>
      <w:r>
        <w:rPr>
          <w:rFonts w:eastAsiaTheme="minorEastAsia" w:hint="eastAsia"/>
          <w:lang w:eastAsia="zh-CN"/>
        </w:rPr>
        <w:t>轨迹图</w:t>
      </w:r>
      <w:r w:rsidR="006D33B0">
        <w:rPr>
          <w:rFonts w:eastAsiaTheme="minorEastAsia" w:hint="eastAsia"/>
          <w:lang w:eastAsia="zh-CN"/>
        </w:rPr>
        <w:t>，</w:t>
      </w:r>
      <w:r w:rsidR="002528A9">
        <w:rPr>
          <w:rFonts w:eastAsiaTheme="minorEastAsia" w:hint="eastAsia"/>
          <w:lang w:eastAsia="zh-CN"/>
        </w:rPr>
        <w:t>覆盖率图，任务完成情况表格或者图</w:t>
      </w:r>
    </w:p>
    <w:p w14:paraId="5D61BBEF" w14:textId="75AAB11A" w:rsidR="005F3D2C" w:rsidRDefault="005F3D2C" w:rsidP="005F3D2C">
      <w:pPr>
        <w:pStyle w:val="MDPI22heading2"/>
      </w:pPr>
      <w:r>
        <w:rPr>
          <w:rFonts w:eastAsiaTheme="minorEastAsia" w:hint="eastAsia"/>
        </w:rPr>
        <w:t>4</w:t>
      </w:r>
      <w:r>
        <w:rPr>
          <w:rFonts w:eastAsiaTheme="minorEastAsia"/>
        </w:rPr>
        <w:t>.4</w:t>
      </w:r>
      <w:r>
        <w:rPr>
          <w:rFonts w:eastAsiaTheme="minorEastAsia" w:hint="eastAsia"/>
          <w:lang w:eastAsia="zh-CN"/>
        </w:rPr>
        <w:t>.</w:t>
      </w:r>
      <w:r>
        <w:rPr>
          <w:rFonts w:eastAsiaTheme="minorEastAsia"/>
          <w:lang w:eastAsia="zh-CN"/>
        </w:rPr>
        <w:t xml:space="preserve"> </w:t>
      </w:r>
      <w:r>
        <w:t>S</w:t>
      </w:r>
      <w:r w:rsidRPr="004242AB">
        <w:t xml:space="preserve">ystem </w:t>
      </w:r>
      <w:bookmarkStart w:id="22" w:name="OLE_LINK6"/>
      <w:r w:rsidRPr="00634537">
        <w:t xml:space="preserve">scalability </w:t>
      </w:r>
      <w:r>
        <w:t>and adaptab</w:t>
      </w:r>
      <w:r w:rsidRPr="004242AB">
        <w:t>ility</w:t>
      </w:r>
      <w:bookmarkEnd w:id="22"/>
      <w:r w:rsidRPr="004242AB">
        <w:t xml:space="preserve"> analysis of D</w:t>
      </w:r>
      <w:r>
        <w:t>ACMP</w:t>
      </w:r>
    </w:p>
    <w:p w14:paraId="58C22BD0" w14:textId="3611CFF4" w:rsidR="00532C7D" w:rsidRDefault="00532C7D" w:rsidP="00532C7D">
      <w:pPr>
        <w:pStyle w:val="MDPI22heading2"/>
        <w:rPr>
          <w:rFonts w:eastAsiaTheme="minorEastAsia"/>
          <w:lang w:eastAsia="zh-CN"/>
        </w:rPr>
      </w:pPr>
      <w:r>
        <w:rPr>
          <w:rFonts w:eastAsiaTheme="minorEastAsia" w:hint="eastAsia"/>
          <w:lang w:eastAsia="zh-CN"/>
        </w:rPr>
        <w:t>4</w:t>
      </w:r>
      <w:r>
        <w:rPr>
          <w:rFonts w:eastAsiaTheme="minorEastAsia"/>
          <w:lang w:eastAsia="zh-CN"/>
        </w:rPr>
        <w:t xml:space="preserve">.4.1 case4: </w:t>
      </w:r>
      <w:r>
        <w:rPr>
          <w:rFonts w:eastAsiaTheme="minorEastAsia" w:hint="eastAsia"/>
          <w:lang w:eastAsia="zh-CN"/>
        </w:rPr>
        <w:t>进入一</w:t>
      </w:r>
      <w:r w:rsidR="00AA7B2B">
        <w:rPr>
          <w:rFonts w:eastAsiaTheme="minorEastAsia" w:hint="eastAsia"/>
          <w:lang w:eastAsia="zh-CN"/>
        </w:rPr>
        <w:t>架</w:t>
      </w:r>
      <w:r>
        <w:rPr>
          <w:rFonts w:eastAsiaTheme="minorEastAsia" w:hint="eastAsia"/>
          <w:lang w:eastAsia="zh-CN"/>
        </w:rPr>
        <w:t>无人机</w:t>
      </w:r>
      <w:r>
        <w:rPr>
          <w:rFonts w:eastAsiaTheme="minorEastAsia" w:hint="eastAsia"/>
          <w:lang w:eastAsia="zh-CN"/>
        </w:rPr>
        <w:t xml:space="preserve"> </w:t>
      </w:r>
      <w:r>
        <w:rPr>
          <w:rFonts w:eastAsiaTheme="minorEastAsia" w:hint="eastAsia"/>
          <w:lang w:eastAsia="zh-CN"/>
        </w:rPr>
        <w:t>无人机数量动态条件</w:t>
      </w:r>
    </w:p>
    <w:p w14:paraId="3587B3BF" w14:textId="07ECB101" w:rsidR="00AA7B2B" w:rsidRDefault="00AA7B2B" w:rsidP="00532C7D">
      <w:pPr>
        <w:pStyle w:val="MDPI22heading2"/>
        <w:rPr>
          <w:rFonts w:eastAsiaTheme="minorEastAsia"/>
          <w:lang w:eastAsia="zh-CN"/>
        </w:rPr>
      </w:pPr>
      <w:r w:rsidRPr="00AA7B2B">
        <w:rPr>
          <w:rFonts w:eastAsiaTheme="minorEastAsia" w:hint="eastAsia"/>
          <w:lang w:eastAsia="zh-CN"/>
        </w:rPr>
        <w:t>轨迹图，覆盖率图，</w:t>
      </w:r>
      <w:r>
        <w:rPr>
          <w:rFonts w:eastAsiaTheme="minorEastAsia" w:hint="eastAsia"/>
          <w:lang w:eastAsia="zh-CN"/>
        </w:rPr>
        <w:t>搜索到的</w:t>
      </w:r>
      <w:r w:rsidRPr="00AA7B2B">
        <w:rPr>
          <w:rFonts w:eastAsiaTheme="minorEastAsia" w:hint="eastAsia"/>
          <w:lang w:eastAsia="zh-CN"/>
        </w:rPr>
        <w:t>目标数</w:t>
      </w:r>
      <w:r>
        <w:rPr>
          <w:rFonts w:eastAsiaTheme="minorEastAsia" w:hint="eastAsia"/>
          <w:lang w:eastAsia="zh-CN"/>
        </w:rPr>
        <w:t>量</w:t>
      </w:r>
      <w:r w:rsidRPr="00AA7B2B">
        <w:rPr>
          <w:rFonts w:eastAsiaTheme="minorEastAsia" w:hint="eastAsia"/>
          <w:lang w:eastAsia="zh-CN"/>
        </w:rPr>
        <w:t>图</w:t>
      </w:r>
      <w:r>
        <w:rPr>
          <w:rFonts w:eastAsiaTheme="minorEastAsia" w:hint="eastAsia"/>
          <w:lang w:eastAsia="zh-CN"/>
        </w:rPr>
        <w:t xml:space="preserve"> </w:t>
      </w:r>
      <w:r>
        <w:rPr>
          <w:rFonts w:eastAsiaTheme="minorEastAsia" w:hint="eastAsia"/>
          <w:lang w:eastAsia="zh-CN"/>
        </w:rPr>
        <w:t>，（是否还需要画一个被谁搜索到，又被谁追踪到的表格？）</w:t>
      </w:r>
    </w:p>
    <w:p w14:paraId="253A144C" w14:textId="78AB4755" w:rsidR="00AA7B2B" w:rsidRPr="00AA7B2B" w:rsidRDefault="00AA7B2B" w:rsidP="00AA7B2B">
      <w:pPr>
        <w:pStyle w:val="MDPI22heading2"/>
        <w:rPr>
          <w:rFonts w:eastAsiaTheme="minorEastAsia"/>
          <w:lang w:eastAsia="zh-CN"/>
        </w:rPr>
      </w:pPr>
      <w:r w:rsidRPr="00AA7B2B">
        <w:rPr>
          <w:rFonts w:eastAsiaTheme="minorEastAsia" w:hint="eastAsia"/>
          <w:lang w:eastAsia="zh-CN"/>
        </w:rPr>
        <w:t>4.4.</w:t>
      </w:r>
      <w:r>
        <w:rPr>
          <w:rFonts w:eastAsiaTheme="minorEastAsia"/>
          <w:lang w:eastAsia="zh-CN"/>
        </w:rPr>
        <w:t>2</w:t>
      </w:r>
      <w:r w:rsidRPr="00AA7B2B">
        <w:rPr>
          <w:rFonts w:eastAsiaTheme="minorEastAsia" w:hint="eastAsia"/>
          <w:lang w:eastAsia="zh-CN"/>
        </w:rPr>
        <w:t xml:space="preserve"> case</w:t>
      </w:r>
      <w:r>
        <w:rPr>
          <w:rFonts w:eastAsiaTheme="minorEastAsia"/>
          <w:lang w:eastAsia="zh-CN"/>
        </w:rPr>
        <w:t>5</w:t>
      </w:r>
      <w:r w:rsidRPr="00AA7B2B">
        <w:rPr>
          <w:rFonts w:eastAsiaTheme="minorEastAsia" w:hint="eastAsia"/>
          <w:lang w:eastAsia="zh-CN"/>
        </w:rPr>
        <w:t xml:space="preserve">: </w:t>
      </w:r>
      <w:r>
        <w:rPr>
          <w:rFonts w:eastAsiaTheme="minorEastAsia" w:hint="eastAsia"/>
          <w:lang w:eastAsia="zh-CN"/>
        </w:rPr>
        <w:t>退</w:t>
      </w:r>
      <w:r w:rsidRPr="00AA7B2B">
        <w:rPr>
          <w:rFonts w:eastAsiaTheme="minorEastAsia" w:hint="eastAsia"/>
          <w:lang w:eastAsia="zh-CN"/>
        </w:rPr>
        <w:t>出一</w:t>
      </w:r>
      <w:r>
        <w:rPr>
          <w:rFonts w:eastAsiaTheme="minorEastAsia" w:hint="eastAsia"/>
          <w:lang w:eastAsia="zh-CN"/>
        </w:rPr>
        <w:t>架</w:t>
      </w:r>
      <w:r w:rsidRPr="00AA7B2B">
        <w:rPr>
          <w:rFonts w:eastAsiaTheme="minorEastAsia" w:hint="eastAsia"/>
          <w:lang w:eastAsia="zh-CN"/>
        </w:rPr>
        <w:t>无人机</w:t>
      </w:r>
      <w:r w:rsidRPr="00AA7B2B">
        <w:rPr>
          <w:rFonts w:eastAsiaTheme="minorEastAsia" w:hint="eastAsia"/>
          <w:lang w:eastAsia="zh-CN"/>
        </w:rPr>
        <w:t xml:space="preserve"> </w:t>
      </w:r>
      <w:r w:rsidRPr="00AA7B2B">
        <w:rPr>
          <w:rFonts w:eastAsiaTheme="minorEastAsia" w:hint="eastAsia"/>
          <w:lang w:eastAsia="zh-CN"/>
        </w:rPr>
        <w:t>无人机数量动态条件</w:t>
      </w:r>
    </w:p>
    <w:p w14:paraId="1E4F35D4" w14:textId="40295BD6" w:rsidR="00AA7B2B" w:rsidRDefault="00AA7B2B" w:rsidP="00AA7B2B">
      <w:pPr>
        <w:pStyle w:val="MDPI22heading2"/>
        <w:rPr>
          <w:rFonts w:eastAsiaTheme="minorEastAsia"/>
          <w:lang w:eastAsia="zh-CN"/>
        </w:rPr>
      </w:pPr>
      <w:r w:rsidRPr="00AA7B2B">
        <w:rPr>
          <w:rFonts w:eastAsiaTheme="minorEastAsia" w:hint="eastAsia"/>
          <w:lang w:eastAsia="zh-CN"/>
        </w:rPr>
        <w:t>轨迹图，覆盖率图，搜索到的目标数量图</w:t>
      </w:r>
      <w:r w:rsidRPr="00AA7B2B">
        <w:rPr>
          <w:rFonts w:eastAsiaTheme="minorEastAsia" w:hint="eastAsia"/>
          <w:lang w:eastAsia="zh-CN"/>
        </w:rPr>
        <w:t xml:space="preserve"> </w:t>
      </w:r>
      <w:r w:rsidRPr="00AA7B2B">
        <w:rPr>
          <w:rFonts w:eastAsiaTheme="minorEastAsia" w:hint="eastAsia"/>
          <w:lang w:eastAsia="zh-CN"/>
        </w:rPr>
        <w:t>，（是否还需要画一个被谁搜索到，又被谁追踪到的表格？）</w:t>
      </w:r>
    </w:p>
    <w:p w14:paraId="2C17A514" w14:textId="0C1521AF" w:rsidR="00532C7D" w:rsidRDefault="00532C7D" w:rsidP="00532C7D">
      <w:pPr>
        <w:pStyle w:val="MDPI22heading2"/>
        <w:rPr>
          <w:lang w:eastAsia="zh-CN"/>
        </w:rPr>
      </w:pPr>
      <w:r>
        <w:rPr>
          <w:rFonts w:eastAsiaTheme="minorEastAsia" w:hint="eastAsia"/>
          <w:lang w:eastAsia="zh-CN"/>
        </w:rPr>
        <w:t>4</w:t>
      </w:r>
      <w:r>
        <w:rPr>
          <w:rFonts w:eastAsiaTheme="minorEastAsia"/>
          <w:lang w:eastAsia="zh-CN"/>
        </w:rPr>
        <w:t>.4.</w:t>
      </w:r>
      <w:r w:rsidR="00AA7B2B">
        <w:rPr>
          <w:rFonts w:eastAsiaTheme="minorEastAsia"/>
          <w:lang w:eastAsia="zh-CN"/>
        </w:rPr>
        <w:t>3</w:t>
      </w:r>
      <w:r>
        <w:rPr>
          <w:rFonts w:eastAsiaTheme="minorEastAsia"/>
          <w:lang w:eastAsia="zh-CN"/>
        </w:rPr>
        <w:t xml:space="preserve"> case</w:t>
      </w:r>
      <w:r w:rsidR="00AA7B2B">
        <w:rPr>
          <w:rFonts w:eastAsiaTheme="minorEastAsia"/>
          <w:lang w:eastAsia="zh-CN"/>
        </w:rPr>
        <w:t>6</w:t>
      </w:r>
      <w:r>
        <w:rPr>
          <w:rFonts w:eastAsiaTheme="minorEastAsia" w:hint="eastAsia"/>
          <w:lang w:eastAsia="zh-CN"/>
        </w:rPr>
        <w:t>：进入</w:t>
      </w:r>
      <w:r>
        <w:rPr>
          <w:rFonts w:eastAsiaTheme="minorEastAsia" w:hint="eastAsia"/>
          <w:lang w:eastAsia="zh-CN"/>
        </w:rPr>
        <w:t>/</w:t>
      </w:r>
      <w:r>
        <w:rPr>
          <w:rFonts w:eastAsiaTheme="minorEastAsia" w:hint="eastAsia"/>
          <w:lang w:eastAsia="zh-CN"/>
        </w:rPr>
        <w:t>推出一个目标</w:t>
      </w:r>
      <w:r>
        <w:rPr>
          <w:rFonts w:eastAsiaTheme="minorEastAsia" w:hint="eastAsia"/>
          <w:lang w:eastAsia="zh-CN"/>
        </w:rPr>
        <w:t xml:space="preserve"> </w:t>
      </w:r>
      <w:r>
        <w:rPr>
          <w:rFonts w:eastAsiaTheme="minorEastAsia" w:hint="eastAsia"/>
          <w:lang w:eastAsia="zh-CN"/>
        </w:rPr>
        <w:t>目标数量动态条件</w:t>
      </w:r>
    </w:p>
    <w:p w14:paraId="30591A5F" w14:textId="1ADD922E" w:rsidR="00532C7D" w:rsidRPr="00532C7D" w:rsidRDefault="00AA7B2B" w:rsidP="005F3D2C">
      <w:pPr>
        <w:pStyle w:val="MDPI22heading2"/>
        <w:rPr>
          <w:rFonts w:eastAsiaTheme="minorEastAsia"/>
        </w:rPr>
      </w:pPr>
      <w:r>
        <w:rPr>
          <w:rFonts w:eastAsiaTheme="minorEastAsia" w:hint="eastAsia"/>
          <w:lang w:eastAsia="zh-CN"/>
        </w:rPr>
        <w:t>（可以没有，太多实验了）</w:t>
      </w:r>
    </w:p>
    <w:p w14:paraId="3A53EC87" w14:textId="56072482" w:rsidR="0060532B" w:rsidRPr="008C0A39" w:rsidRDefault="0031155E" w:rsidP="0060532B">
      <w:pPr>
        <w:pStyle w:val="MDPI21heading1"/>
      </w:pPr>
      <w:r>
        <w:t>5</w:t>
      </w:r>
      <w:r w:rsidR="0060532B" w:rsidRPr="008C0A39">
        <w:t>. Discussion</w:t>
      </w:r>
    </w:p>
    <w:p w14:paraId="40A5C199" w14:textId="77777777" w:rsidR="0060532B" w:rsidRPr="008C0A39" w:rsidRDefault="0060532B" w:rsidP="007152F6">
      <w:pPr>
        <w:pStyle w:val="MDPI31text"/>
      </w:pPr>
      <w:r w:rsidRPr="008C0A39">
        <w:t xml:space="preserve">Authors should discuss the results and how they can be </w:t>
      </w:r>
      <w:r w:rsidR="009710EE" w:rsidRPr="008C0A39">
        <w:t xml:space="preserve">interpreted from the perspective </w:t>
      </w:r>
      <w:r w:rsidRPr="008C0A39">
        <w:t>of previous studies and of the working hypotheses. The findings and their implications should be discussed in the broadest context possible. Future research directions may also be highlighted.</w:t>
      </w:r>
    </w:p>
    <w:p w14:paraId="3200DA28" w14:textId="32A51DA9" w:rsidR="0060532B" w:rsidRPr="008C0A39" w:rsidRDefault="0031155E" w:rsidP="000C050A">
      <w:pPr>
        <w:pStyle w:val="MDPI21heading1"/>
      </w:pPr>
      <w:r>
        <w:t>6</w:t>
      </w:r>
      <w:r w:rsidR="0060532B" w:rsidRPr="008C0A39">
        <w:t>. Conclusions</w:t>
      </w:r>
    </w:p>
    <w:p w14:paraId="65BE069F" w14:textId="77777777" w:rsidR="0060532B" w:rsidRPr="008C0A39" w:rsidRDefault="0060532B" w:rsidP="007152F6">
      <w:pPr>
        <w:pStyle w:val="MDPI31text"/>
      </w:pPr>
      <w:r w:rsidRPr="008C0A39">
        <w:t xml:space="preserve">This section is </w:t>
      </w:r>
      <w:r w:rsidR="009710EE" w:rsidRPr="008C0A39">
        <w:t xml:space="preserve">not mandatory but </w:t>
      </w:r>
      <w:r w:rsidRPr="008C0A39">
        <w:t>can be added to the manuscript if the discussion is unusually long or complex.</w:t>
      </w:r>
    </w:p>
    <w:p w14:paraId="3F24CEDA" w14:textId="3C914451" w:rsidR="00A50335" w:rsidRDefault="0060532B" w:rsidP="00857090">
      <w:pPr>
        <w:pStyle w:val="MDPI21heading1"/>
        <w:ind w:left="0"/>
      </w:pPr>
      <w:r w:rsidRPr="008C0A39">
        <w:t>References</w:t>
      </w:r>
    </w:p>
    <w:p w14:paraId="47D9730E" w14:textId="77777777" w:rsidR="0030684E" w:rsidRPr="0030684E" w:rsidRDefault="00A50335" w:rsidP="0030684E">
      <w:pPr>
        <w:pStyle w:val="EndNoteBibliography"/>
      </w:pPr>
      <w:r>
        <w:fldChar w:fldCharType="begin"/>
      </w:r>
      <w:r>
        <w:instrText xml:space="preserve"> ADDIN EN.REFLIST </w:instrText>
      </w:r>
      <w:r>
        <w:fldChar w:fldCharType="separate"/>
      </w:r>
      <w:r w:rsidR="0030684E" w:rsidRPr="0030684E">
        <w:t xml:space="preserve">1. Ollero A, Kondak K. </w:t>
      </w:r>
      <w:r w:rsidR="0030684E" w:rsidRPr="0030684E">
        <w:rPr>
          <w:b/>
        </w:rPr>
        <w:t>10 years in the cooperation of unmanned aerial systems</w:t>
      </w:r>
      <w:r w:rsidR="0030684E" w:rsidRPr="0030684E">
        <w:t>. In: IEEE. pp. 5450-5451.</w:t>
      </w:r>
    </w:p>
    <w:p w14:paraId="65E7E4E4" w14:textId="77777777" w:rsidR="0030684E" w:rsidRPr="0030684E" w:rsidRDefault="0030684E" w:rsidP="0030684E">
      <w:pPr>
        <w:pStyle w:val="EndNoteBibliography"/>
      </w:pPr>
      <w:r w:rsidRPr="0030684E">
        <w:t xml:space="preserve">2. Du Y-C, Zhang M-X, Ling H-F, Zheng Y-J. </w:t>
      </w:r>
      <w:r w:rsidRPr="0030684E">
        <w:rPr>
          <w:b/>
        </w:rPr>
        <w:t>Evolutionary Planning of Multi-UAV Search for Missing Tourists</w:t>
      </w:r>
      <w:r w:rsidRPr="0030684E">
        <w:t xml:space="preserve">. </w:t>
      </w:r>
      <w:r w:rsidRPr="0030684E">
        <w:rPr>
          <w:i/>
        </w:rPr>
        <w:t xml:space="preserve">IEEE Access </w:t>
      </w:r>
      <w:r w:rsidRPr="0030684E">
        <w:t>2019; 7:73480-73492.</w:t>
      </w:r>
    </w:p>
    <w:p w14:paraId="6B3F83A6" w14:textId="77777777" w:rsidR="0030684E" w:rsidRPr="0030684E" w:rsidRDefault="0030684E" w:rsidP="0030684E">
      <w:pPr>
        <w:pStyle w:val="EndNoteBibliography"/>
      </w:pPr>
      <w:r w:rsidRPr="0030684E">
        <w:t xml:space="preserve">3. Wang Y, Bai P, Liang X, Wang W, Zhang J, Fu Q. </w:t>
      </w:r>
      <w:r w:rsidRPr="0030684E">
        <w:rPr>
          <w:b/>
        </w:rPr>
        <w:t>Reconnaissance Mission Conducted by UAV Swarms Based on Distributed PSO Path Planning Algorithms</w:t>
      </w:r>
      <w:r w:rsidRPr="0030684E">
        <w:t xml:space="preserve">. </w:t>
      </w:r>
      <w:r w:rsidRPr="0030684E">
        <w:rPr>
          <w:i/>
        </w:rPr>
        <w:t xml:space="preserve">IEEE Access </w:t>
      </w:r>
      <w:r w:rsidRPr="0030684E">
        <w:t>2019; 7:105086-105099.</w:t>
      </w:r>
    </w:p>
    <w:p w14:paraId="040C1E76" w14:textId="77777777" w:rsidR="0030684E" w:rsidRPr="0030684E" w:rsidRDefault="0030684E" w:rsidP="0030684E">
      <w:pPr>
        <w:pStyle w:val="EndNoteBibliography"/>
      </w:pPr>
      <w:r w:rsidRPr="0030684E">
        <w:t xml:space="preserve">4. Wu Y, Wu S, Hu X. </w:t>
      </w:r>
      <w:r w:rsidRPr="0030684E">
        <w:rPr>
          <w:b/>
        </w:rPr>
        <w:t>Multi-constrained cooperative path planning of multiple drones for persistent surveillance in urban environments</w:t>
      </w:r>
      <w:r w:rsidRPr="0030684E">
        <w:t xml:space="preserve">. </w:t>
      </w:r>
      <w:r w:rsidRPr="0030684E">
        <w:rPr>
          <w:i/>
        </w:rPr>
        <w:t xml:space="preserve">Complex &amp; intelligent systems </w:t>
      </w:r>
      <w:r w:rsidRPr="0030684E">
        <w:t>2021; 7(3):1633-1647.</w:t>
      </w:r>
    </w:p>
    <w:p w14:paraId="47A29901" w14:textId="77777777" w:rsidR="0030684E" w:rsidRPr="0030684E" w:rsidRDefault="0030684E" w:rsidP="0030684E">
      <w:pPr>
        <w:pStyle w:val="EndNoteBibliography"/>
      </w:pPr>
      <w:r w:rsidRPr="0030684E">
        <w:t xml:space="preserve">5. Berger J, Happe J. </w:t>
      </w:r>
      <w:r w:rsidRPr="0030684E">
        <w:rPr>
          <w:b/>
        </w:rPr>
        <w:t>Co-evolutionary search path planning under constrained information-sharing for a cooperative unmanned aerial vehicle team</w:t>
      </w:r>
      <w:r w:rsidRPr="0030684E">
        <w:t>. In: IEEE. pp. 1-8.</w:t>
      </w:r>
    </w:p>
    <w:p w14:paraId="50131F0A" w14:textId="77777777" w:rsidR="0030684E" w:rsidRPr="0030684E" w:rsidRDefault="0030684E" w:rsidP="0030684E">
      <w:pPr>
        <w:pStyle w:val="EndNoteBibliography"/>
      </w:pPr>
      <w:r w:rsidRPr="0030684E">
        <w:t xml:space="preserve">6. Li C, Yang C. </w:t>
      </w:r>
      <w:r w:rsidRPr="0030684E">
        <w:rPr>
          <w:b/>
        </w:rPr>
        <w:t>Cooperative search of multiple robots with a distributed algorithm</w:t>
      </w:r>
      <w:r w:rsidRPr="0030684E">
        <w:t>. In. pp. 5630-5635.</w:t>
      </w:r>
    </w:p>
    <w:p w14:paraId="45B0953C" w14:textId="77777777" w:rsidR="0030684E" w:rsidRPr="0030684E" w:rsidRDefault="0030684E" w:rsidP="0030684E">
      <w:pPr>
        <w:pStyle w:val="EndNoteBibliography"/>
      </w:pPr>
      <w:r w:rsidRPr="0030684E">
        <w:lastRenderedPageBreak/>
        <w:t xml:space="preserve">7. Zhen Z, Xing D, Gao C. </w:t>
      </w:r>
      <w:r w:rsidRPr="0030684E">
        <w:rPr>
          <w:b/>
        </w:rPr>
        <w:t>Cooperative search-attack mission planning for multi-UAV based on intelligent self-organized algorithm</w:t>
      </w:r>
      <w:r w:rsidRPr="0030684E">
        <w:t xml:space="preserve">. </w:t>
      </w:r>
      <w:r w:rsidRPr="0030684E">
        <w:rPr>
          <w:i/>
        </w:rPr>
        <w:t xml:space="preserve">Aerospace Science and Technology </w:t>
      </w:r>
      <w:r w:rsidRPr="0030684E">
        <w:t>2018; 76:402-411.</w:t>
      </w:r>
    </w:p>
    <w:p w14:paraId="6FF4FEC6" w14:textId="77777777" w:rsidR="0030684E" w:rsidRPr="0030684E" w:rsidRDefault="0030684E" w:rsidP="0030684E">
      <w:pPr>
        <w:pStyle w:val="EndNoteBibliography"/>
      </w:pPr>
      <w:r w:rsidRPr="0030684E">
        <w:t xml:space="preserve">8. Sujit PB, Sousa JB. </w:t>
      </w:r>
      <w:r w:rsidRPr="0030684E">
        <w:rPr>
          <w:b/>
        </w:rPr>
        <w:t>Multi-UAV task allocation with communication faults</w:t>
      </w:r>
      <w:r w:rsidRPr="0030684E">
        <w:t>. In: IEEE. pp. 3724-3729.</w:t>
      </w:r>
    </w:p>
    <w:p w14:paraId="785E8F43" w14:textId="77777777" w:rsidR="0030684E" w:rsidRPr="0030684E" w:rsidRDefault="0030684E" w:rsidP="0030684E">
      <w:pPr>
        <w:pStyle w:val="EndNoteBibliography"/>
      </w:pPr>
      <w:r w:rsidRPr="0030684E">
        <w:t xml:space="preserve">9. Redwan Newaz AA, Jeong S, Lee H, Ryu H, Chong NY. </w:t>
      </w:r>
      <w:r w:rsidRPr="0030684E">
        <w:rPr>
          <w:b/>
        </w:rPr>
        <w:t>UAV-based multiple source localization and contour mapping of radiation fields</w:t>
      </w:r>
      <w:r w:rsidRPr="0030684E">
        <w:t xml:space="preserve">. </w:t>
      </w:r>
      <w:r w:rsidRPr="0030684E">
        <w:rPr>
          <w:i/>
        </w:rPr>
        <w:t xml:space="preserve">Robotics and autonomous systems </w:t>
      </w:r>
      <w:r w:rsidRPr="0030684E">
        <w:t>2016; 85:12-25.</w:t>
      </w:r>
    </w:p>
    <w:p w14:paraId="5D5DF6D1" w14:textId="77777777" w:rsidR="0030684E" w:rsidRPr="0030684E" w:rsidRDefault="0030684E" w:rsidP="0030684E">
      <w:pPr>
        <w:pStyle w:val="EndNoteBibliography"/>
      </w:pPr>
      <w:r w:rsidRPr="0030684E">
        <w:t xml:space="preserve">10. Shao S, Peng Y, He C, Du Y. </w:t>
      </w:r>
      <w:r w:rsidRPr="0030684E">
        <w:rPr>
          <w:b/>
        </w:rPr>
        <w:t>Efficient path planning for UAV formation via comprehensively improved particle swarm optimization</w:t>
      </w:r>
      <w:r w:rsidRPr="0030684E">
        <w:t xml:space="preserve">. </w:t>
      </w:r>
      <w:r w:rsidRPr="0030684E">
        <w:rPr>
          <w:i/>
        </w:rPr>
        <w:t xml:space="preserve">ISA transactions </w:t>
      </w:r>
      <w:r w:rsidRPr="0030684E">
        <w:t>2020; 97:415-430.</w:t>
      </w:r>
    </w:p>
    <w:p w14:paraId="2FBC808F" w14:textId="77777777" w:rsidR="0030684E" w:rsidRPr="0030684E" w:rsidRDefault="0030684E" w:rsidP="0030684E">
      <w:pPr>
        <w:pStyle w:val="EndNoteBibliography"/>
      </w:pPr>
      <w:r w:rsidRPr="0030684E">
        <w:t xml:space="preserve">11. Kumar S, Pandey KK, Muni MK, Parhi DR. </w:t>
      </w:r>
      <w:r w:rsidRPr="0030684E">
        <w:rPr>
          <w:b/>
        </w:rPr>
        <w:t>Path Planning of the Mobile Robot Using Fuzzified Advanced Ant Colony Optimization</w:t>
      </w:r>
      <w:r w:rsidRPr="0030684E">
        <w:t xml:space="preserve">. In: </w:t>
      </w:r>
      <w:r w:rsidRPr="0030684E">
        <w:rPr>
          <w:i/>
        </w:rPr>
        <w:t>Innovative Product Design and Intelligent Manufacturing Systems</w:t>
      </w:r>
      <w:r w:rsidRPr="0030684E">
        <w:t>. Edited by Deepak B, Parhi DRK, Jena PC. Singapore: Springer Singapore; 2020. pp. 1043-1052.</w:t>
      </w:r>
    </w:p>
    <w:p w14:paraId="30593CB2" w14:textId="77777777" w:rsidR="0030684E" w:rsidRPr="0030684E" w:rsidRDefault="0030684E" w:rsidP="0030684E">
      <w:pPr>
        <w:pStyle w:val="EndNoteBibliography"/>
      </w:pPr>
      <w:r w:rsidRPr="0030684E">
        <w:t xml:space="preserve">12. Wang Y, Hussein II. </w:t>
      </w:r>
      <w:r w:rsidRPr="0030684E">
        <w:rPr>
          <w:b/>
        </w:rPr>
        <w:t>Awareness coverage control over large scale domains with intermittent communications</w:t>
      </w:r>
      <w:r w:rsidRPr="0030684E">
        <w:t xml:space="preserve">. In: </w:t>
      </w:r>
      <w:r w:rsidRPr="0030684E">
        <w:rPr>
          <w:i/>
        </w:rPr>
        <w:t>2008 American Control Conference</w:t>
      </w:r>
      <w:r w:rsidRPr="0030684E">
        <w:t>; 2008. pp. 4370-4375.</w:t>
      </w:r>
    </w:p>
    <w:p w14:paraId="2A88629A" w14:textId="77777777" w:rsidR="0030684E" w:rsidRPr="0030684E" w:rsidRDefault="0030684E" w:rsidP="0030684E">
      <w:pPr>
        <w:pStyle w:val="EndNoteBibliography"/>
      </w:pPr>
      <w:r w:rsidRPr="0030684E">
        <w:t xml:space="preserve">13. Skoglar P, Orguner U, Törnqvist D, Gustafsson F. </w:t>
      </w:r>
      <w:r w:rsidRPr="0030684E">
        <w:rPr>
          <w:b/>
        </w:rPr>
        <w:t>Road Target Search and Tracking with Gimballed Vision Sensor on an Unmanned Aerial Vehicle</w:t>
      </w:r>
      <w:r w:rsidRPr="0030684E">
        <w:t>. 2012; 4(7):2076-2111.</w:t>
      </w:r>
    </w:p>
    <w:p w14:paraId="001D2AB6" w14:textId="77777777" w:rsidR="0030684E" w:rsidRPr="0030684E" w:rsidRDefault="0030684E" w:rsidP="0030684E">
      <w:pPr>
        <w:pStyle w:val="EndNoteBibliography"/>
      </w:pPr>
      <w:r w:rsidRPr="0030684E">
        <w:t xml:space="preserve">14. Meng W, He Z, Su R, Yadav PK, Teo R, Xie L. </w:t>
      </w:r>
      <w:r w:rsidRPr="0030684E">
        <w:rPr>
          <w:b/>
        </w:rPr>
        <w:t>Decentralized Multi-UAV Flight Autonomy for Moving Convoys Search and Track</w:t>
      </w:r>
      <w:r w:rsidRPr="0030684E">
        <w:t xml:space="preserve">. </w:t>
      </w:r>
      <w:r w:rsidRPr="0030684E">
        <w:rPr>
          <w:i/>
        </w:rPr>
        <w:t xml:space="preserve">IEEE Transactions on Control Systems Technology </w:t>
      </w:r>
      <w:r w:rsidRPr="0030684E">
        <w:t>2017; 25(4):1480-1487.</w:t>
      </w:r>
    </w:p>
    <w:p w14:paraId="5D3EFF9D" w14:textId="77777777" w:rsidR="0030684E" w:rsidRPr="0030684E" w:rsidRDefault="0030684E" w:rsidP="0030684E">
      <w:pPr>
        <w:pStyle w:val="EndNoteBibliography"/>
      </w:pPr>
      <w:r w:rsidRPr="0030684E">
        <w:t xml:space="preserve">15. Cui S, Chen Y, Li X. </w:t>
      </w:r>
      <w:r w:rsidRPr="0030684E">
        <w:rPr>
          <w:b/>
        </w:rPr>
        <w:t>A Robust and Efficient UAV Path Planning Approach for Tracking Agile Targets in Complex Environments</w:t>
      </w:r>
      <w:r w:rsidRPr="0030684E">
        <w:t>. 2022; 10(10):931.</w:t>
      </w:r>
    </w:p>
    <w:p w14:paraId="0F40606B" w14:textId="77777777" w:rsidR="0030684E" w:rsidRPr="0030684E" w:rsidRDefault="0030684E" w:rsidP="0030684E">
      <w:pPr>
        <w:pStyle w:val="EndNoteBibliography"/>
      </w:pPr>
      <w:r w:rsidRPr="0030684E">
        <w:t xml:space="preserve">16. Niu X, Yuan X, Zhou Y, Fan H. </w:t>
      </w:r>
      <w:r w:rsidRPr="0030684E">
        <w:rPr>
          <w:b/>
        </w:rPr>
        <w:t>UAV track planning based on evolution algorithm in embedded system</w:t>
      </w:r>
      <w:r w:rsidRPr="0030684E">
        <w:t xml:space="preserve">. </w:t>
      </w:r>
      <w:r w:rsidRPr="0030684E">
        <w:rPr>
          <w:i/>
        </w:rPr>
        <w:t xml:space="preserve">Microprocessors and Microsystems </w:t>
      </w:r>
      <w:r w:rsidRPr="0030684E">
        <w:t>2020; 75:103068.</w:t>
      </w:r>
    </w:p>
    <w:p w14:paraId="66A261FD" w14:textId="77777777" w:rsidR="0030684E" w:rsidRPr="0030684E" w:rsidRDefault="0030684E" w:rsidP="0030684E">
      <w:pPr>
        <w:pStyle w:val="EndNoteBibliography"/>
      </w:pPr>
      <w:r w:rsidRPr="0030684E">
        <w:t xml:space="preserve">17. Yang H, Bai X, Baoyin H. </w:t>
      </w:r>
      <w:r w:rsidRPr="0030684E">
        <w:rPr>
          <w:b/>
        </w:rPr>
        <w:t>Rapid generation of time-optimal trajectories for asteroid landing via convex optimization</w:t>
      </w:r>
      <w:r w:rsidRPr="0030684E">
        <w:t xml:space="preserve">. </w:t>
      </w:r>
      <w:r w:rsidRPr="0030684E">
        <w:rPr>
          <w:i/>
        </w:rPr>
        <w:t xml:space="preserve">Journal of guidance, control, and dynamics </w:t>
      </w:r>
      <w:r w:rsidRPr="0030684E">
        <w:t>2017; 40(3):628-641.</w:t>
      </w:r>
    </w:p>
    <w:p w14:paraId="5DE67D8E" w14:textId="77777777" w:rsidR="0030684E" w:rsidRPr="0030684E" w:rsidRDefault="0030684E" w:rsidP="0030684E">
      <w:pPr>
        <w:pStyle w:val="EndNoteBibliography"/>
      </w:pPr>
      <w:r w:rsidRPr="0030684E">
        <w:t xml:space="preserve">18. Chai R, Savvaris A, Tsourdos A, Chai S, Xia Y. </w:t>
      </w:r>
      <w:r w:rsidRPr="0030684E">
        <w:rPr>
          <w:b/>
        </w:rPr>
        <w:t>Trajectory Optimization of Space Maneuver Vehicle Using a Hybrid Optimal Control Solver</w:t>
      </w:r>
      <w:r w:rsidRPr="0030684E">
        <w:t xml:space="preserve">. </w:t>
      </w:r>
      <w:r w:rsidRPr="0030684E">
        <w:rPr>
          <w:i/>
        </w:rPr>
        <w:t xml:space="preserve">IEEE transactions on cybernetics </w:t>
      </w:r>
      <w:r w:rsidRPr="0030684E">
        <w:t>2019; 49(2):467-480.</w:t>
      </w:r>
    </w:p>
    <w:p w14:paraId="554D412D" w14:textId="77777777" w:rsidR="0030684E" w:rsidRPr="0030684E" w:rsidRDefault="0030684E" w:rsidP="0030684E">
      <w:pPr>
        <w:pStyle w:val="EndNoteBibliography"/>
      </w:pPr>
      <w:r w:rsidRPr="0030684E">
        <w:t xml:space="preserve">19. Trummel KE, Weisinger JR. </w:t>
      </w:r>
      <w:r w:rsidRPr="0030684E">
        <w:rPr>
          <w:b/>
        </w:rPr>
        <w:t>The Complexity of the Optimal Searcher Path Problem</w:t>
      </w:r>
      <w:r w:rsidRPr="0030684E">
        <w:t xml:space="preserve">. </w:t>
      </w:r>
      <w:r w:rsidRPr="0030684E">
        <w:rPr>
          <w:i/>
        </w:rPr>
        <w:t xml:space="preserve">Operations research </w:t>
      </w:r>
      <w:r w:rsidRPr="0030684E">
        <w:t>1986; 34(2):324-327.</w:t>
      </w:r>
    </w:p>
    <w:p w14:paraId="5ED9BC68" w14:textId="77777777" w:rsidR="0030684E" w:rsidRPr="0030684E" w:rsidRDefault="0030684E" w:rsidP="0030684E">
      <w:pPr>
        <w:pStyle w:val="EndNoteBibliography"/>
      </w:pPr>
      <w:r w:rsidRPr="0030684E">
        <w:t xml:space="preserve">20. Zhao Y, Zheng Z, Liu Y. </w:t>
      </w:r>
      <w:r w:rsidRPr="0030684E">
        <w:rPr>
          <w:b/>
        </w:rPr>
        <w:t>Survey on computational-intelligence-based UAV path planning</w:t>
      </w:r>
      <w:r w:rsidRPr="0030684E">
        <w:t xml:space="preserve">. </w:t>
      </w:r>
      <w:r w:rsidRPr="0030684E">
        <w:rPr>
          <w:i/>
        </w:rPr>
        <w:t xml:space="preserve">Knowledge-Based Systems </w:t>
      </w:r>
      <w:r w:rsidRPr="0030684E">
        <w:t>2018; 158:54-64.</w:t>
      </w:r>
    </w:p>
    <w:p w14:paraId="10B2512C" w14:textId="77777777" w:rsidR="0030684E" w:rsidRPr="0030684E" w:rsidRDefault="0030684E" w:rsidP="0030684E">
      <w:pPr>
        <w:pStyle w:val="EndNoteBibliography"/>
      </w:pPr>
      <w:r w:rsidRPr="0030684E">
        <w:t xml:space="preserve">21. Roberge V, Tarbouchi M, Labonte G. </w:t>
      </w:r>
      <w:r w:rsidRPr="0030684E">
        <w:rPr>
          <w:b/>
        </w:rPr>
        <w:t>Fast Genetic Algorithm Path Planner for Fixed-Wing Military UAV Using GPU</w:t>
      </w:r>
      <w:r w:rsidRPr="0030684E">
        <w:t xml:space="preserve">. </w:t>
      </w:r>
      <w:r w:rsidRPr="0030684E">
        <w:rPr>
          <w:i/>
        </w:rPr>
        <w:t xml:space="preserve">IEEE transactions on aerospace and electronic systems </w:t>
      </w:r>
      <w:r w:rsidRPr="0030684E">
        <w:t>2018; 54(5):2105-2117.</w:t>
      </w:r>
    </w:p>
    <w:p w14:paraId="57BCB9BC" w14:textId="77777777" w:rsidR="0030684E" w:rsidRPr="0030684E" w:rsidRDefault="0030684E" w:rsidP="0030684E">
      <w:pPr>
        <w:pStyle w:val="EndNoteBibliography"/>
      </w:pPr>
      <w:r w:rsidRPr="0030684E">
        <w:t xml:space="preserve">22. Liu Y, Zhang X, Guan X, Delahaye D. </w:t>
      </w:r>
      <w:r w:rsidRPr="0030684E">
        <w:rPr>
          <w:b/>
        </w:rPr>
        <w:t>Adaptive sensitivity decision based path planning algorithm for unmanned aerial vehicle with improved particle swarm optimization</w:t>
      </w:r>
      <w:r w:rsidRPr="0030684E">
        <w:t xml:space="preserve">. </w:t>
      </w:r>
      <w:r w:rsidRPr="0030684E">
        <w:rPr>
          <w:i/>
        </w:rPr>
        <w:t xml:space="preserve">Aerospace science and technology </w:t>
      </w:r>
      <w:r w:rsidRPr="0030684E">
        <w:t>2016; 58:92-102.</w:t>
      </w:r>
    </w:p>
    <w:p w14:paraId="1C69D274" w14:textId="77777777" w:rsidR="0030684E" w:rsidRPr="0030684E" w:rsidRDefault="0030684E" w:rsidP="0030684E">
      <w:pPr>
        <w:pStyle w:val="EndNoteBibliography"/>
      </w:pPr>
      <w:r w:rsidRPr="0030684E">
        <w:t xml:space="preserve">23. Duan H, Zhao J, Deng Y, Shi Y, Ding X. </w:t>
      </w:r>
      <w:r w:rsidRPr="0030684E">
        <w:rPr>
          <w:b/>
        </w:rPr>
        <w:t>Dynamic Discrete Pigeon-Inspired Optimization for Multi-UAV Cooperative Search-Attack Mission Planning</w:t>
      </w:r>
      <w:r w:rsidRPr="0030684E">
        <w:t xml:space="preserve">. </w:t>
      </w:r>
      <w:r w:rsidRPr="0030684E">
        <w:rPr>
          <w:i/>
        </w:rPr>
        <w:t xml:space="preserve">IEEE Transactions on Aerospace and Electronic Systems </w:t>
      </w:r>
      <w:r w:rsidRPr="0030684E">
        <w:t>2021; 57(1):706-720.</w:t>
      </w:r>
    </w:p>
    <w:p w14:paraId="0A83943C" w14:textId="77777777" w:rsidR="0030684E" w:rsidRPr="0030684E" w:rsidRDefault="0030684E" w:rsidP="0030684E">
      <w:pPr>
        <w:pStyle w:val="EndNoteBibliography"/>
      </w:pPr>
      <w:r w:rsidRPr="0030684E">
        <w:t xml:space="preserve">24. </w:t>
      </w:r>
      <w:r w:rsidRPr="0030684E">
        <w:rPr>
          <w:b/>
        </w:rPr>
        <w:t>&lt;Optimal vs Heuristic Assignment of Cooperative Autonomous Unmanned Air Vehicles.pdf&gt;</w:t>
      </w:r>
      <w:r w:rsidRPr="0030684E">
        <w:t>.</w:t>
      </w:r>
    </w:p>
    <w:p w14:paraId="36BFF540" w14:textId="77777777" w:rsidR="0030684E" w:rsidRPr="0030684E" w:rsidRDefault="0030684E" w:rsidP="0030684E">
      <w:pPr>
        <w:pStyle w:val="EndNoteBibliography"/>
      </w:pPr>
      <w:r w:rsidRPr="0030684E">
        <w:t xml:space="preserve">25. Shima T, Rasmussen SJ, Sparks AG, Passino KM. </w:t>
      </w:r>
      <w:r w:rsidRPr="0030684E">
        <w:rPr>
          <w:b/>
        </w:rPr>
        <w:t>Multiple task assignments for cooperating uninhabited aerial vehicles using genetic algorithms</w:t>
      </w:r>
      <w:r w:rsidRPr="0030684E">
        <w:t xml:space="preserve">. </w:t>
      </w:r>
      <w:r w:rsidRPr="0030684E">
        <w:rPr>
          <w:i/>
        </w:rPr>
        <w:t xml:space="preserve">Computers &amp; operations research </w:t>
      </w:r>
      <w:r w:rsidRPr="0030684E">
        <w:t>2006; 33(11):3252-3269.</w:t>
      </w:r>
    </w:p>
    <w:p w14:paraId="42DB58F7" w14:textId="77777777" w:rsidR="0030684E" w:rsidRPr="0030684E" w:rsidRDefault="0030684E" w:rsidP="0030684E">
      <w:pPr>
        <w:pStyle w:val="EndNoteBibliography"/>
      </w:pPr>
      <w:r w:rsidRPr="0030684E">
        <w:t xml:space="preserve">26. Zhang Y-z, Hu B, Li J-W, Zhang J-D. </w:t>
      </w:r>
      <w:r w:rsidRPr="0030684E">
        <w:rPr>
          <w:b/>
        </w:rPr>
        <w:t>Heterogeneous multi-UAVs cooperative task assignment based on GSA-GA</w:t>
      </w:r>
      <w:r w:rsidRPr="0030684E">
        <w:t>. In: IEEE. pp. 423-426.</w:t>
      </w:r>
    </w:p>
    <w:p w14:paraId="0D1E39E7" w14:textId="77777777" w:rsidR="0030684E" w:rsidRPr="0030684E" w:rsidRDefault="0030684E" w:rsidP="0030684E">
      <w:pPr>
        <w:pStyle w:val="EndNoteBibliography"/>
      </w:pPr>
      <w:r w:rsidRPr="0030684E">
        <w:t xml:space="preserve">27. Zhen Z, Chen Y, Wen L, Han B. </w:t>
      </w:r>
      <w:r w:rsidRPr="0030684E">
        <w:rPr>
          <w:b/>
        </w:rPr>
        <w:t>An intelligent cooperative mission planning scheme of UAV swarm in uncertain dynamic environment</w:t>
      </w:r>
      <w:r w:rsidRPr="0030684E">
        <w:t xml:space="preserve">. </w:t>
      </w:r>
      <w:r w:rsidRPr="0030684E">
        <w:rPr>
          <w:i/>
        </w:rPr>
        <w:t xml:space="preserve">Aerospace Science and Technology </w:t>
      </w:r>
      <w:r w:rsidRPr="0030684E">
        <w:t>2020; 100.</w:t>
      </w:r>
    </w:p>
    <w:p w14:paraId="79F5EFEE" w14:textId="77777777" w:rsidR="0030684E" w:rsidRPr="0030684E" w:rsidRDefault="0030684E" w:rsidP="0030684E">
      <w:pPr>
        <w:pStyle w:val="EndNoteBibliography"/>
      </w:pPr>
      <w:r w:rsidRPr="0030684E">
        <w:t xml:space="preserve">28. Zheng Y-J, Du Y-C, Sheng W-G, Ling H-F. </w:t>
      </w:r>
      <w:r w:rsidRPr="0030684E">
        <w:rPr>
          <w:b/>
        </w:rPr>
        <w:t>Collaborative Human–UAV Search and Rescue for Missing Tourists in Nature Reserves</w:t>
      </w:r>
      <w:r w:rsidRPr="0030684E">
        <w:t xml:space="preserve">. </w:t>
      </w:r>
      <w:r w:rsidRPr="0030684E">
        <w:rPr>
          <w:i/>
        </w:rPr>
        <w:t xml:space="preserve">INFORMS journal on applied analytics </w:t>
      </w:r>
      <w:r w:rsidRPr="0030684E">
        <w:t>2019; 49(5):371-383.</w:t>
      </w:r>
    </w:p>
    <w:p w14:paraId="79280C1D" w14:textId="77777777" w:rsidR="0030684E" w:rsidRPr="0030684E" w:rsidRDefault="0030684E" w:rsidP="0030684E">
      <w:pPr>
        <w:pStyle w:val="EndNoteBibliography"/>
      </w:pPr>
      <w:r w:rsidRPr="0030684E">
        <w:lastRenderedPageBreak/>
        <w:t xml:space="preserve">29. Zhen Z, Chen Y, Wen L, Han B. </w:t>
      </w:r>
      <w:r w:rsidRPr="0030684E">
        <w:rPr>
          <w:b/>
        </w:rPr>
        <w:t>An intelligent cooperative mission planning scheme of UAV swarm in uncertain dynamic environment</w:t>
      </w:r>
      <w:r w:rsidRPr="0030684E">
        <w:t xml:space="preserve">. </w:t>
      </w:r>
      <w:r w:rsidRPr="0030684E">
        <w:rPr>
          <w:i/>
        </w:rPr>
        <w:t xml:space="preserve">Aerospace Science and Technology </w:t>
      </w:r>
      <w:r w:rsidRPr="0030684E">
        <w:t>2020; 100:105826.</w:t>
      </w:r>
    </w:p>
    <w:p w14:paraId="28FF9FFF" w14:textId="0F718098" w:rsidR="00A50335" w:rsidRPr="008C0A39" w:rsidRDefault="00A50335" w:rsidP="00857090">
      <w:pPr>
        <w:pStyle w:val="MDPI71References"/>
        <w:numPr>
          <w:ilvl w:val="0"/>
          <w:numId w:val="0"/>
        </w:numPr>
      </w:pPr>
      <w:r>
        <w:fldChar w:fldCharType="end"/>
      </w:r>
    </w:p>
    <w:sectPr w:rsidR="00A50335" w:rsidRPr="008C0A39" w:rsidSect="002E189C">
      <w:headerReference w:type="even" r:id="rId191"/>
      <w:headerReference w:type="default" r:id="rId192"/>
      <w:footerReference w:type="default" r:id="rId193"/>
      <w:headerReference w:type="first" r:id="rId194"/>
      <w:footerReference w:type="first" r:id="rId195"/>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647EE" w14:textId="77777777" w:rsidR="00011C3D" w:rsidRDefault="00011C3D">
      <w:pPr>
        <w:spacing w:line="240" w:lineRule="auto"/>
      </w:pPr>
      <w:r>
        <w:separator/>
      </w:r>
    </w:p>
  </w:endnote>
  <w:endnote w:type="continuationSeparator" w:id="0">
    <w:p w14:paraId="16A868A9" w14:textId="77777777" w:rsidR="00011C3D" w:rsidRDefault="00011C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386BF" w14:textId="77777777" w:rsidR="00BF0ABB" w:rsidRPr="00DF5E41" w:rsidRDefault="00BF0ABB" w:rsidP="008F029D">
    <w:pPr>
      <w:pStyle w:val="a4"/>
      <w:adjustRightInd w:val="0"/>
      <w:spacing w:before="120" w:line="160" w:lineRule="exac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D51EC" w14:textId="77777777" w:rsidR="00BF0ABB" w:rsidRDefault="00BF0ABB" w:rsidP="00F3598A">
    <w:pPr>
      <w:pBdr>
        <w:top w:val="single" w:sz="4" w:space="0" w:color="000000"/>
      </w:pBdr>
      <w:tabs>
        <w:tab w:val="right" w:pos="8844"/>
      </w:tabs>
      <w:adjustRightInd w:val="0"/>
      <w:snapToGrid w:val="0"/>
      <w:spacing w:before="480" w:line="100" w:lineRule="exact"/>
      <w:jc w:val="left"/>
      <w:rPr>
        <w:i/>
        <w:sz w:val="16"/>
        <w:szCs w:val="16"/>
      </w:rPr>
    </w:pPr>
  </w:p>
  <w:p w14:paraId="4ADCA566" w14:textId="77777777" w:rsidR="00BF0ABB" w:rsidRPr="00372FCD" w:rsidRDefault="00BF0ABB" w:rsidP="000C4750">
    <w:pPr>
      <w:tabs>
        <w:tab w:val="right" w:pos="10466"/>
      </w:tabs>
      <w:adjustRightInd w:val="0"/>
      <w:snapToGrid w:val="0"/>
      <w:spacing w:line="240" w:lineRule="auto"/>
      <w:rPr>
        <w:sz w:val="16"/>
        <w:szCs w:val="16"/>
        <w:lang w:val="fr-CH"/>
      </w:rPr>
    </w:pPr>
    <w:r w:rsidRPr="00C344D2">
      <w:rPr>
        <w:i/>
        <w:sz w:val="16"/>
        <w:szCs w:val="16"/>
      </w:rPr>
      <w:t>Aerospace</w:t>
    </w:r>
    <w:r>
      <w:rPr>
        <w:i/>
        <w:sz w:val="16"/>
        <w:szCs w:val="16"/>
      </w:rPr>
      <w:t xml:space="preserve"> </w:t>
    </w:r>
    <w:r>
      <w:rPr>
        <w:b/>
        <w:bCs/>
        <w:iCs/>
        <w:sz w:val="16"/>
        <w:szCs w:val="16"/>
      </w:rPr>
      <w:t>2022</w:t>
    </w:r>
    <w:r w:rsidRPr="00501F3E">
      <w:rPr>
        <w:bCs/>
        <w:iCs/>
        <w:sz w:val="16"/>
        <w:szCs w:val="16"/>
      </w:rPr>
      <w:t>,</w:t>
    </w:r>
    <w:r>
      <w:rPr>
        <w:bCs/>
        <w:i/>
        <w:iCs/>
        <w:sz w:val="16"/>
        <w:szCs w:val="16"/>
      </w:rPr>
      <w:t xml:space="preserve"> 9</w:t>
    </w:r>
    <w:r w:rsidRPr="00501F3E">
      <w:rPr>
        <w:bCs/>
        <w:iCs/>
        <w:sz w:val="16"/>
        <w:szCs w:val="16"/>
      </w:rPr>
      <w:t xml:space="preserve">, </w:t>
    </w:r>
    <w:r>
      <w:rPr>
        <w:bCs/>
        <w:iCs/>
        <w:sz w:val="16"/>
        <w:szCs w:val="16"/>
      </w:rPr>
      <w:t>x. https://doi.org/10.3390/xxxxx</w:t>
    </w:r>
    <w:r w:rsidRPr="00545F71">
      <w:rPr>
        <w:sz w:val="16"/>
        <w:szCs w:val="16"/>
        <w:lang w:val="fr-CH"/>
      </w:rPr>
      <w:tab/>
      <w:t>www</w:t>
    </w:r>
    <w:r w:rsidRPr="00372FCD">
      <w:rPr>
        <w:sz w:val="16"/>
        <w:szCs w:val="16"/>
        <w:lang w:val="fr-CH"/>
      </w:rPr>
      <w:t>.mdpi.com/journal/</w:t>
    </w:r>
    <w:r w:rsidRPr="00C344D2">
      <w:rPr>
        <w:sz w:val="16"/>
        <w:szCs w:val="16"/>
      </w:rPr>
      <w:t>aerospace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A8FC3" w14:textId="77777777" w:rsidR="00011C3D" w:rsidRDefault="00011C3D">
      <w:pPr>
        <w:spacing w:line="240" w:lineRule="auto"/>
      </w:pPr>
      <w:r>
        <w:separator/>
      </w:r>
    </w:p>
  </w:footnote>
  <w:footnote w:type="continuationSeparator" w:id="0">
    <w:p w14:paraId="06CC5EC1" w14:textId="77777777" w:rsidR="00011C3D" w:rsidRDefault="00011C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93292" w14:textId="77777777" w:rsidR="00BF0ABB" w:rsidRDefault="00BF0ABB" w:rsidP="008F029D">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9A5" w14:textId="7A77C818" w:rsidR="00BF0ABB" w:rsidRDefault="00BF0ABB" w:rsidP="000C4750">
    <w:pPr>
      <w:tabs>
        <w:tab w:val="right" w:pos="10466"/>
      </w:tabs>
      <w:adjustRightInd w:val="0"/>
      <w:snapToGrid w:val="0"/>
      <w:spacing w:line="240" w:lineRule="auto"/>
      <w:rPr>
        <w:sz w:val="16"/>
      </w:rPr>
    </w:pPr>
    <w:r>
      <w:rPr>
        <w:i/>
        <w:sz w:val="16"/>
      </w:rPr>
      <w:t xml:space="preserve">Aerospace </w:t>
    </w:r>
    <w:r>
      <w:rPr>
        <w:b/>
        <w:sz w:val="16"/>
      </w:rPr>
      <w:t>2022</w:t>
    </w:r>
    <w:r w:rsidRPr="00501F3E">
      <w:rPr>
        <w:sz w:val="16"/>
      </w:rPr>
      <w:t>,</w:t>
    </w:r>
    <w:r>
      <w:rPr>
        <w:i/>
        <w:sz w:val="16"/>
      </w:rPr>
      <w:t xml:space="preserve"> 9</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4B3F1D3E" w14:textId="77777777" w:rsidR="00BF0ABB" w:rsidRPr="00EA037F" w:rsidRDefault="00BF0ABB" w:rsidP="00F3598A">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BF0ABB" w:rsidRPr="000C4750" w14:paraId="484637A7" w14:textId="77777777" w:rsidTr="00AC1820">
      <w:trPr>
        <w:trHeight w:val="686"/>
      </w:trPr>
      <w:tc>
        <w:tcPr>
          <w:tcW w:w="3679" w:type="dxa"/>
          <w:shd w:val="clear" w:color="auto" w:fill="auto"/>
          <w:vAlign w:val="center"/>
        </w:tcPr>
        <w:p w14:paraId="388B8328" w14:textId="77777777" w:rsidR="00BF0ABB" w:rsidRPr="0069070D" w:rsidRDefault="00BF0ABB" w:rsidP="000C4750">
          <w:pPr>
            <w:pStyle w:val="a6"/>
            <w:pBdr>
              <w:bottom w:val="none" w:sz="0" w:space="0" w:color="auto"/>
            </w:pBdr>
            <w:jc w:val="left"/>
            <w:rPr>
              <w:rFonts w:eastAsia="等线"/>
              <w:b/>
              <w:bCs/>
            </w:rPr>
          </w:pPr>
          <w:r w:rsidRPr="0069070D">
            <w:rPr>
              <w:rFonts w:eastAsia="等线"/>
              <w:b/>
              <w:bCs/>
            </w:rPr>
            <w:drawing>
              <wp:inline distT="0" distB="0" distL="0" distR="0" wp14:anchorId="5A7FBCB3" wp14:editId="717710C4">
                <wp:extent cx="1655445" cy="436245"/>
                <wp:effectExtent l="0" t="0" r="0" b="0"/>
                <wp:docPr id="7" name="Picture 5" descr="C:\Users\home\AppData\Local\Temp\HZ$D.082.3276\aerospac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AppData\Local\Temp\HZ$D.082.3276\aerospace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5445" cy="436245"/>
                        </a:xfrm>
                        <a:prstGeom prst="rect">
                          <a:avLst/>
                        </a:prstGeom>
                        <a:noFill/>
                        <a:ln>
                          <a:noFill/>
                        </a:ln>
                      </pic:spPr>
                    </pic:pic>
                  </a:graphicData>
                </a:graphic>
              </wp:inline>
            </w:drawing>
          </w:r>
        </w:p>
      </w:tc>
      <w:tc>
        <w:tcPr>
          <w:tcW w:w="4535" w:type="dxa"/>
          <w:shd w:val="clear" w:color="auto" w:fill="auto"/>
          <w:vAlign w:val="center"/>
        </w:tcPr>
        <w:p w14:paraId="5B335691" w14:textId="77777777" w:rsidR="00BF0ABB" w:rsidRPr="0069070D" w:rsidRDefault="00BF0ABB" w:rsidP="000C4750">
          <w:pPr>
            <w:pStyle w:val="a6"/>
            <w:pBdr>
              <w:bottom w:val="none" w:sz="0" w:space="0" w:color="auto"/>
            </w:pBdr>
            <w:rPr>
              <w:rFonts w:eastAsia="等线"/>
              <w:b/>
              <w:bCs/>
            </w:rPr>
          </w:pPr>
        </w:p>
      </w:tc>
      <w:tc>
        <w:tcPr>
          <w:tcW w:w="2273" w:type="dxa"/>
          <w:shd w:val="clear" w:color="auto" w:fill="auto"/>
          <w:vAlign w:val="center"/>
        </w:tcPr>
        <w:p w14:paraId="5B8CEBFD" w14:textId="77777777" w:rsidR="00BF0ABB" w:rsidRPr="0069070D" w:rsidRDefault="00BF0ABB" w:rsidP="00AC1820">
          <w:pPr>
            <w:pStyle w:val="a6"/>
            <w:pBdr>
              <w:bottom w:val="none" w:sz="0" w:space="0" w:color="auto"/>
            </w:pBdr>
            <w:jc w:val="right"/>
            <w:rPr>
              <w:rFonts w:eastAsia="等线"/>
              <w:b/>
              <w:bCs/>
            </w:rPr>
          </w:pPr>
          <w:r>
            <w:rPr>
              <w:rFonts w:eastAsia="等线"/>
              <w:b/>
              <w:bCs/>
            </w:rPr>
            <w:drawing>
              <wp:inline distT="0" distB="0" distL="0" distR="0" wp14:anchorId="7FCB2510" wp14:editId="2F59CC60">
                <wp:extent cx="540000" cy="360000"/>
                <wp:effectExtent l="0" t="0" r="0" b="2540"/>
                <wp:docPr id="9"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48D1ED57" w14:textId="77777777" w:rsidR="00BF0ABB" w:rsidRPr="000D3C0B" w:rsidRDefault="00BF0ABB" w:rsidP="00F3598A">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1D2D"/>
    <w:multiLevelType w:val="hybridMultilevel"/>
    <w:tmpl w:val="552AB59A"/>
    <w:lvl w:ilvl="0" w:tplc="884EA9B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583F87"/>
    <w:multiLevelType w:val="hybridMultilevel"/>
    <w:tmpl w:val="08DC1AFE"/>
    <w:lvl w:ilvl="0" w:tplc="4240DC8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6478A4"/>
    <w:multiLevelType w:val="hybridMultilevel"/>
    <w:tmpl w:val="8BFA83EA"/>
    <w:lvl w:ilvl="0" w:tplc="AAD2CE44">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3" w15:restartNumberingAfterBreak="0">
    <w:nsid w:val="13CD4ACF"/>
    <w:multiLevelType w:val="multilevel"/>
    <w:tmpl w:val="13CD4ACF"/>
    <w:lvl w:ilvl="0">
      <w:start w:val="1"/>
      <w:numFmt w:val="upperLetter"/>
      <w:pStyle w:val="2"/>
      <w:lvlText w:val="%1."/>
      <w:lvlJc w:val="left"/>
      <w:pPr>
        <w:tabs>
          <w:tab w:val="left" w:pos="360"/>
        </w:tabs>
        <w:ind w:left="0" w:firstLine="0"/>
      </w:pPr>
      <w:rPr>
        <w:rFonts w:ascii="Times New Roman" w:hAnsi="Times New Roman" w:hint="default"/>
      </w:rPr>
    </w:lvl>
    <w:lvl w:ilvl="1">
      <w:start w:val="1"/>
      <w:numFmt w:val="bullet"/>
      <w:lvlText w:val=""/>
      <w:lvlJc w:val="left"/>
      <w:pPr>
        <w:tabs>
          <w:tab w:val="left" w:pos="590"/>
        </w:tabs>
        <w:ind w:left="590" w:hanging="360"/>
      </w:pPr>
      <w:rPr>
        <w:rFonts w:ascii="Symbol" w:hAnsi="Symbol" w:hint="default"/>
      </w:rPr>
    </w:lvl>
    <w:lvl w:ilvl="2">
      <w:start w:val="1"/>
      <w:numFmt w:val="decimal"/>
      <w:lvlText w:val="%3."/>
      <w:lvlJc w:val="left"/>
      <w:pPr>
        <w:tabs>
          <w:tab w:val="left" w:pos="-202"/>
        </w:tabs>
        <w:ind w:left="-562" w:firstLine="0"/>
      </w:pPr>
      <w:rPr>
        <w:rFonts w:hint="default"/>
      </w:rPr>
    </w:lvl>
    <w:lvl w:ilvl="3">
      <w:start w:val="1"/>
      <w:numFmt w:val="lowerLetter"/>
      <w:lvlText w:val="%4)"/>
      <w:lvlJc w:val="left"/>
      <w:pPr>
        <w:tabs>
          <w:tab w:val="left" w:pos="-202"/>
        </w:tabs>
        <w:ind w:left="-562" w:firstLine="0"/>
      </w:pPr>
      <w:rPr>
        <w:rFonts w:hint="default"/>
      </w:rPr>
    </w:lvl>
    <w:lvl w:ilvl="4">
      <w:start w:val="1"/>
      <w:numFmt w:val="lowerLetter"/>
      <w:lvlText w:val="%5."/>
      <w:lvlJc w:val="left"/>
      <w:pPr>
        <w:tabs>
          <w:tab w:val="left" w:pos="-202"/>
        </w:tabs>
        <w:ind w:left="-562" w:firstLine="0"/>
      </w:pPr>
      <w:rPr>
        <w:rFonts w:hint="default"/>
      </w:rPr>
    </w:lvl>
    <w:lvl w:ilvl="5">
      <w:start w:val="1"/>
      <w:numFmt w:val="decimal"/>
      <w:lvlText w:val="%6)"/>
      <w:lvlJc w:val="left"/>
      <w:pPr>
        <w:tabs>
          <w:tab w:val="left" w:pos="-130"/>
        </w:tabs>
        <w:ind w:left="-130" w:hanging="432"/>
      </w:pPr>
      <w:rPr>
        <w:rFonts w:hint="default"/>
      </w:rPr>
    </w:lvl>
    <w:lvl w:ilvl="6">
      <w:start w:val="1"/>
      <w:numFmt w:val="decimal"/>
      <w:lvlText w:val="%7."/>
      <w:lvlJc w:val="left"/>
      <w:pPr>
        <w:tabs>
          <w:tab w:val="left" w:pos="4190"/>
        </w:tabs>
        <w:ind w:left="4190" w:hanging="360"/>
      </w:pPr>
    </w:lvl>
    <w:lvl w:ilvl="7">
      <w:start w:val="1"/>
      <w:numFmt w:val="lowerLetter"/>
      <w:lvlText w:val="%8."/>
      <w:lvlJc w:val="left"/>
      <w:pPr>
        <w:tabs>
          <w:tab w:val="left" w:pos="4910"/>
        </w:tabs>
        <w:ind w:left="4910" w:hanging="360"/>
      </w:pPr>
    </w:lvl>
    <w:lvl w:ilvl="8">
      <w:start w:val="1"/>
      <w:numFmt w:val="lowerRoman"/>
      <w:lvlText w:val="%9."/>
      <w:lvlJc w:val="right"/>
      <w:pPr>
        <w:tabs>
          <w:tab w:val="left" w:pos="5630"/>
        </w:tabs>
        <w:ind w:left="5630" w:hanging="180"/>
      </w:pPr>
    </w:lvl>
  </w:abstractNum>
  <w:abstractNum w:abstractNumId="4" w15:restartNumberingAfterBreak="0">
    <w:nsid w:val="17AA0F88"/>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B468F5"/>
    <w:multiLevelType w:val="hybridMultilevel"/>
    <w:tmpl w:val="D88E4F60"/>
    <w:lvl w:ilvl="0" w:tplc="90A6BFAC">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FB514C"/>
    <w:multiLevelType w:val="hybridMultilevel"/>
    <w:tmpl w:val="7BD05BA4"/>
    <w:lvl w:ilvl="0" w:tplc="1C14A8CE">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0C6F5D"/>
    <w:multiLevelType w:val="hybridMultilevel"/>
    <w:tmpl w:val="D4CE6F7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8"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0"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1F27E5"/>
    <w:multiLevelType w:val="hybridMultilevel"/>
    <w:tmpl w:val="67B4F2A4"/>
    <w:lvl w:ilvl="0" w:tplc="9E1C19E2">
      <w:start w:val="1"/>
      <w:numFmt w:val="lowerLetter"/>
      <w:lvlText w:val="(%1)"/>
      <w:lvlJc w:val="left"/>
      <w:pPr>
        <w:ind w:left="3960" w:hanging="360"/>
      </w:pPr>
      <w:rPr>
        <w:rFonts w:eastAsia="Times New Roman" w:hint="default"/>
        <w:b/>
      </w:rPr>
    </w:lvl>
    <w:lvl w:ilvl="1" w:tplc="04090019" w:tentative="1">
      <w:start w:val="1"/>
      <w:numFmt w:val="lowerLetter"/>
      <w:lvlText w:val="%2)"/>
      <w:lvlJc w:val="left"/>
      <w:pPr>
        <w:ind w:left="4440" w:hanging="420"/>
      </w:pPr>
    </w:lvl>
    <w:lvl w:ilvl="2" w:tplc="0409001B" w:tentative="1">
      <w:start w:val="1"/>
      <w:numFmt w:val="lowerRoman"/>
      <w:lvlText w:val="%3."/>
      <w:lvlJc w:val="right"/>
      <w:pPr>
        <w:ind w:left="4860" w:hanging="420"/>
      </w:pPr>
    </w:lvl>
    <w:lvl w:ilvl="3" w:tplc="0409000F" w:tentative="1">
      <w:start w:val="1"/>
      <w:numFmt w:val="decimal"/>
      <w:lvlText w:val="%4."/>
      <w:lvlJc w:val="left"/>
      <w:pPr>
        <w:ind w:left="5280" w:hanging="420"/>
      </w:pPr>
    </w:lvl>
    <w:lvl w:ilvl="4" w:tplc="04090019" w:tentative="1">
      <w:start w:val="1"/>
      <w:numFmt w:val="lowerLetter"/>
      <w:lvlText w:val="%5)"/>
      <w:lvlJc w:val="left"/>
      <w:pPr>
        <w:ind w:left="5700" w:hanging="420"/>
      </w:pPr>
    </w:lvl>
    <w:lvl w:ilvl="5" w:tplc="0409001B" w:tentative="1">
      <w:start w:val="1"/>
      <w:numFmt w:val="lowerRoman"/>
      <w:lvlText w:val="%6."/>
      <w:lvlJc w:val="right"/>
      <w:pPr>
        <w:ind w:left="6120" w:hanging="420"/>
      </w:pPr>
    </w:lvl>
    <w:lvl w:ilvl="6" w:tplc="0409000F" w:tentative="1">
      <w:start w:val="1"/>
      <w:numFmt w:val="decimal"/>
      <w:lvlText w:val="%7."/>
      <w:lvlJc w:val="left"/>
      <w:pPr>
        <w:ind w:left="6540" w:hanging="420"/>
      </w:pPr>
    </w:lvl>
    <w:lvl w:ilvl="7" w:tplc="04090019" w:tentative="1">
      <w:start w:val="1"/>
      <w:numFmt w:val="lowerLetter"/>
      <w:lvlText w:val="%8)"/>
      <w:lvlJc w:val="left"/>
      <w:pPr>
        <w:ind w:left="6960" w:hanging="420"/>
      </w:pPr>
    </w:lvl>
    <w:lvl w:ilvl="8" w:tplc="0409001B" w:tentative="1">
      <w:start w:val="1"/>
      <w:numFmt w:val="lowerRoman"/>
      <w:lvlText w:val="%9."/>
      <w:lvlJc w:val="right"/>
      <w:pPr>
        <w:ind w:left="7380" w:hanging="420"/>
      </w:pPr>
    </w:lvl>
  </w:abstractNum>
  <w:abstractNum w:abstractNumId="12"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3" w15:restartNumberingAfterBreak="0">
    <w:nsid w:val="52B8341B"/>
    <w:multiLevelType w:val="hybridMultilevel"/>
    <w:tmpl w:val="9528C184"/>
    <w:lvl w:ilvl="0" w:tplc="0409000F">
      <w:start w:val="1"/>
      <w:numFmt w:val="decimal"/>
      <w:lvlText w:val="%1."/>
      <w:lvlJc w:val="left"/>
      <w:pPr>
        <w:ind w:left="3109" w:hanging="420"/>
      </w:pPr>
    </w:lvl>
    <w:lvl w:ilvl="1" w:tplc="04090019" w:tentative="1">
      <w:start w:val="1"/>
      <w:numFmt w:val="lowerLetter"/>
      <w:lvlText w:val="%2)"/>
      <w:lvlJc w:val="left"/>
      <w:pPr>
        <w:ind w:left="3529" w:hanging="420"/>
      </w:pPr>
    </w:lvl>
    <w:lvl w:ilvl="2" w:tplc="0409001B" w:tentative="1">
      <w:start w:val="1"/>
      <w:numFmt w:val="lowerRoman"/>
      <w:lvlText w:val="%3."/>
      <w:lvlJc w:val="right"/>
      <w:pPr>
        <w:ind w:left="3949" w:hanging="420"/>
      </w:pPr>
    </w:lvl>
    <w:lvl w:ilvl="3" w:tplc="0409000F" w:tentative="1">
      <w:start w:val="1"/>
      <w:numFmt w:val="decimal"/>
      <w:lvlText w:val="%4."/>
      <w:lvlJc w:val="left"/>
      <w:pPr>
        <w:ind w:left="4369" w:hanging="420"/>
      </w:pPr>
    </w:lvl>
    <w:lvl w:ilvl="4" w:tplc="04090019" w:tentative="1">
      <w:start w:val="1"/>
      <w:numFmt w:val="lowerLetter"/>
      <w:lvlText w:val="%5)"/>
      <w:lvlJc w:val="left"/>
      <w:pPr>
        <w:ind w:left="4789" w:hanging="420"/>
      </w:pPr>
    </w:lvl>
    <w:lvl w:ilvl="5" w:tplc="0409001B" w:tentative="1">
      <w:start w:val="1"/>
      <w:numFmt w:val="lowerRoman"/>
      <w:lvlText w:val="%6."/>
      <w:lvlJc w:val="right"/>
      <w:pPr>
        <w:ind w:left="5209" w:hanging="420"/>
      </w:pPr>
    </w:lvl>
    <w:lvl w:ilvl="6" w:tplc="0409000F" w:tentative="1">
      <w:start w:val="1"/>
      <w:numFmt w:val="decimal"/>
      <w:lvlText w:val="%7."/>
      <w:lvlJc w:val="left"/>
      <w:pPr>
        <w:ind w:left="5629" w:hanging="420"/>
      </w:pPr>
    </w:lvl>
    <w:lvl w:ilvl="7" w:tplc="04090019" w:tentative="1">
      <w:start w:val="1"/>
      <w:numFmt w:val="lowerLetter"/>
      <w:lvlText w:val="%8)"/>
      <w:lvlJc w:val="left"/>
      <w:pPr>
        <w:ind w:left="6049" w:hanging="420"/>
      </w:pPr>
    </w:lvl>
    <w:lvl w:ilvl="8" w:tplc="0409001B" w:tentative="1">
      <w:start w:val="1"/>
      <w:numFmt w:val="lowerRoman"/>
      <w:lvlText w:val="%9."/>
      <w:lvlJc w:val="right"/>
      <w:pPr>
        <w:ind w:left="6469" w:hanging="420"/>
      </w:pPr>
    </w:lvl>
  </w:abstractNum>
  <w:abstractNum w:abstractNumId="14"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075B53"/>
    <w:multiLevelType w:val="hybridMultilevel"/>
    <w:tmpl w:val="7CB8315A"/>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6" w15:restartNumberingAfterBreak="0">
    <w:nsid w:val="56CF7C60"/>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2D30B0"/>
    <w:multiLevelType w:val="hybridMultilevel"/>
    <w:tmpl w:val="57060EFE"/>
    <w:lvl w:ilvl="0" w:tplc="6344B3D4">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8" w15:restartNumberingAfterBreak="0">
    <w:nsid w:val="624D5CF4"/>
    <w:multiLevelType w:val="multilevel"/>
    <w:tmpl w:val="624D5CF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8194704">
    <w:abstractNumId w:val="9"/>
  </w:num>
  <w:num w:numId="2" w16cid:durableId="1955363810">
    <w:abstractNumId w:val="12"/>
  </w:num>
  <w:num w:numId="3" w16cid:durableId="1403722955">
    <w:abstractNumId w:val="8"/>
  </w:num>
  <w:num w:numId="4" w16cid:durableId="1731492834">
    <w:abstractNumId w:val="10"/>
  </w:num>
  <w:num w:numId="5" w16cid:durableId="457534694">
    <w:abstractNumId w:val="15"/>
  </w:num>
  <w:num w:numId="6" w16cid:durableId="1024403084">
    <w:abstractNumId w:val="7"/>
  </w:num>
  <w:num w:numId="7" w16cid:durableId="1103453516">
    <w:abstractNumId w:val="15"/>
  </w:num>
  <w:num w:numId="8" w16cid:durableId="379785554">
    <w:abstractNumId w:val="7"/>
  </w:num>
  <w:num w:numId="9" w16cid:durableId="1148789488">
    <w:abstractNumId w:val="15"/>
  </w:num>
  <w:num w:numId="10" w16cid:durableId="1276135601">
    <w:abstractNumId w:val="7"/>
  </w:num>
  <w:num w:numId="11" w16cid:durableId="1514073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66922835">
    <w:abstractNumId w:val="4"/>
  </w:num>
  <w:num w:numId="13" w16cid:durableId="1788160374">
    <w:abstractNumId w:val="16"/>
  </w:num>
  <w:num w:numId="14" w16cid:durableId="955018492">
    <w:abstractNumId w:val="19"/>
  </w:num>
  <w:num w:numId="15" w16cid:durableId="2134903834">
    <w:abstractNumId w:val="15"/>
  </w:num>
  <w:num w:numId="16" w16cid:durableId="787284751">
    <w:abstractNumId w:val="7"/>
  </w:num>
  <w:num w:numId="17" w16cid:durableId="1120606095">
    <w:abstractNumId w:val="5"/>
  </w:num>
  <w:num w:numId="18" w16cid:durableId="1380663548">
    <w:abstractNumId w:val="14"/>
  </w:num>
  <w:num w:numId="19" w16cid:durableId="1273125604">
    <w:abstractNumId w:val="2"/>
  </w:num>
  <w:num w:numId="20" w16cid:durableId="203837388">
    <w:abstractNumId w:val="15"/>
  </w:num>
  <w:num w:numId="21" w16cid:durableId="196360708">
    <w:abstractNumId w:val="7"/>
  </w:num>
  <w:num w:numId="22" w16cid:durableId="1647514120">
    <w:abstractNumId w:val="5"/>
  </w:num>
  <w:num w:numId="23" w16cid:durableId="428745520">
    <w:abstractNumId w:val="17"/>
  </w:num>
  <w:num w:numId="24" w16cid:durableId="69272303">
    <w:abstractNumId w:val="2"/>
  </w:num>
  <w:num w:numId="25" w16cid:durableId="1471364666">
    <w:abstractNumId w:val="6"/>
  </w:num>
  <w:num w:numId="26" w16cid:durableId="687948593">
    <w:abstractNumId w:val="3"/>
  </w:num>
  <w:num w:numId="27" w16cid:durableId="74400941">
    <w:abstractNumId w:val="18"/>
  </w:num>
  <w:num w:numId="28" w16cid:durableId="155459570">
    <w:abstractNumId w:val="13"/>
  </w:num>
  <w:num w:numId="29" w16cid:durableId="957029593">
    <w:abstractNumId w:val="11"/>
  </w:num>
  <w:num w:numId="30" w16cid:durableId="783767716">
    <w:abstractNumId w:val="0"/>
  </w:num>
  <w:num w:numId="31" w16cid:durableId="8239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张潇">
    <w15:presenceInfo w15:providerId="None" w15:userId="张潇"/>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IDS&lt;/Style&gt;&lt;LeftDelim&gt;{&lt;/LeftDelim&gt;&lt;RightDelim&gt;}&lt;/RightDelim&gt;&lt;FontName&gt;Palatino Linotype&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wtp25efareffkesatsxasr8zxvwxpp29awp&quot;&gt;My EndNote Library&lt;record-ids&gt;&lt;item&gt;3&lt;/item&gt;&lt;item&gt;7&lt;/item&gt;&lt;item&gt;9&lt;/item&gt;&lt;item&gt;16&lt;/item&gt;&lt;item&gt;24&lt;/item&gt;&lt;item&gt;26&lt;/item&gt;&lt;item&gt;27&lt;/item&gt;&lt;item&gt;28&lt;/item&gt;&lt;item&gt;29&lt;/item&gt;&lt;item&gt;30&lt;/item&gt;&lt;item&gt;31&lt;/item&gt;&lt;item&gt;32&lt;/item&gt;&lt;/record-ids&gt;&lt;/item&gt;&lt;/Libraries&gt;"/>
  </w:docVars>
  <w:rsids>
    <w:rsidRoot w:val="001A51B9"/>
    <w:rsid w:val="00004BDD"/>
    <w:rsid w:val="00011C3D"/>
    <w:rsid w:val="00016621"/>
    <w:rsid w:val="00017C01"/>
    <w:rsid w:val="000201BC"/>
    <w:rsid w:val="00072030"/>
    <w:rsid w:val="000773C5"/>
    <w:rsid w:val="00081929"/>
    <w:rsid w:val="0008635B"/>
    <w:rsid w:val="00093EBD"/>
    <w:rsid w:val="000A3D16"/>
    <w:rsid w:val="000C050A"/>
    <w:rsid w:val="000C4750"/>
    <w:rsid w:val="000C6FD6"/>
    <w:rsid w:val="000D3C0B"/>
    <w:rsid w:val="000F0123"/>
    <w:rsid w:val="0010411F"/>
    <w:rsid w:val="00104DAE"/>
    <w:rsid w:val="001050F7"/>
    <w:rsid w:val="001131FD"/>
    <w:rsid w:val="00121319"/>
    <w:rsid w:val="0012341A"/>
    <w:rsid w:val="00124955"/>
    <w:rsid w:val="00146EFC"/>
    <w:rsid w:val="00164B60"/>
    <w:rsid w:val="001659CE"/>
    <w:rsid w:val="00190A98"/>
    <w:rsid w:val="00194A63"/>
    <w:rsid w:val="00197E0D"/>
    <w:rsid w:val="001A51B9"/>
    <w:rsid w:val="001B0360"/>
    <w:rsid w:val="001C55BD"/>
    <w:rsid w:val="001D0F25"/>
    <w:rsid w:val="001D7E9D"/>
    <w:rsid w:val="001D7FF5"/>
    <w:rsid w:val="001E2AEB"/>
    <w:rsid w:val="001E6A82"/>
    <w:rsid w:val="001F1E02"/>
    <w:rsid w:val="001F490D"/>
    <w:rsid w:val="001F649D"/>
    <w:rsid w:val="00203CA6"/>
    <w:rsid w:val="00206736"/>
    <w:rsid w:val="00220C0E"/>
    <w:rsid w:val="00222977"/>
    <w:rsid w:val="00227DFB"/>
    <w:rsid w:val="0023767B"/>
    <w:rsid w:val="00243376"/>
    <w:rsid w:val="00245005"/>
    <w:rsid w:val="00251FC8"/>
    <w:rsid w:val="002528A9"/>
    <w:rsid w:val="00252CFC"/>
    <w:rsid w:val="00264D11"/>
    <w:rsid w:val="00270FE8"/>
    <w:rsid w:val="002779C4"/>
    <w:rsid w:val="0028069A"/>
    <w:rsid w:val="002806A9"/>
    <w:rsid w:val="002812C3"/>
    <w:rsid w:val="0028185E"/>
    <w:rsid w:val="002A3718"/>
    <w:rsid w:val="002A7D9B"/>
    <w:rsid w:val="002B7267"/>
    <w:rsid w:val="002C2140"/>
    <w:rsid w:val="002C2906"/>
    <w:rsid w:val="002C3434"/>
    <w:rsid w:val="002D2CAB"/>
    <w:rsid w:val="002D36E8"/>
    <w:rsid w:val="002D3C1C"/>
    <w:rsid w:val="002E189C"/>
    <w:rsid w:val="002E32FE"/>
    <w:rsid w:val="002E63B0"/>
    <w:rsid w:val="002F5C6A"/>
    <w:rsid w:val="003035BE"/>
    <w:rsid w:val="0030684E"/>
    <w:rsid w:val="0031155E"/>
    <w:rsid w:val="00311FCA"/>
    <w:rsid w:val="00321D22"/>
    <w:rsid w:val="003251CE"/>
    <w:rsid w:val="00326141"/>
    <w:rsid w:val="003309D9"/>
    <w:rsid w:val="003376F0"/>
    <w:rsid w:val="00343173"/>
    <w:rsid w:val="003547BD"/>
    <w:rsid w:val="00364918"/>
    <w:rsid w:val="00377940"/>
    <w:rsid w:val="0038155C"/>
    <w:rsid w:val="003845DA"/>
    <w:rsid w:val="003A0EC0"/>
    <w:rsid w:val="003A18CF"/>
    <w:rsid w:val="003A7072"/>
    <w:rsid w:val="003A717B"/>
    <w:rsid w:val="003B5A3E"/>
    <w:rsid w:val="003B7B62"/>
    <w:rsid w:val="003C1234"/>
    <w:rsid w:val="003E6FF5"/>
    <w:rsid w:val="00401D30"/>
    <w:rsid w:val="00411160"/>
    <w:rsid w:val="00415F25"/>
    <w:rsid w:val="004211BC"/>
    <w:rsid w:val="00424153"/>
    <w:rsid w:val="00426D83"/>
    <w:rsid w:val="004270CE"/>
    <w:rsid w:val="00433794"/>
    <w:rsid w:val="00435430"/>
    <w:rsid w:val="00437783"/>
    <w:rsid w:val="00441049"/>
    <w:rsid w:val="00453D86"/>
    <w:rsid w:val="00467E83"/>
    <w:rsid w:val="004711DE"/>
    <w:rsid w:val="00480AFB"/>
    <w:rsid w:val="00483A99"/>
    <w:rsid w:val="004A1655"/>
    <w:rsid w:val="004A3AA2"/>
    <w:rsid w:val="004A68BE"/>
    <w:rsid w:val="004A7C78"/>
    <w:rsid w:val="004B3240"/>
    <w:rsid w:val="004B34FC"/>
    <w:rsid w:val="004B3CC0"/>
    <w:rsid w:val="004B5555"/>
    <w:rsid w:val="004B6669"/>
    <w:rsid w:val="004C36D4"/>
    <w:rsid w:val="004C6826"/>
    <w:rsid w:val="004C7501"/>
    <w:rsid w:val="004E1909"/>
    <w:rsid w:val="004F22E6"/>
    <w:rsid w:val="004F30AA"/>
    <w:rsid w:val="004F6285"/>
    <w:rsid w:val="00501F3E"/>
    <w:rsid w:val="005075A7"/>
    <w:rsid w:val="00507A01"/>
    <w:rsid w:val="00522C1B"/>
    <w:rsid w:val="00530259"/>
    <w:rsid w:val="00532C7D"/>
    <w:rsid w:val="005339DE"/>
    <w:rsid w:val="00555511"/>
    <w:rsid w:val="00562322"/>
    <w:rsid w:val="00567A75"/>
    <w:rsid w:val="00567A8A"/>
    <w:rsid w:val="00567B4F"/>
    <w:rsid w:val="00574F62"/>
    <w:rsid w:val="00575C48"/>
    <w:rsid w:val="00577FC8"/>
    <w:rsid w:val="0058156D"/>
    <w:rsid w:val="00597023"/>
    <w:rsid w:val="005A17BB"/>
    <w:rsid w:val="005A58AF"/>
    <w:rsid w:val="005A726E"/>
    <w:rsid w:val="005C5764"/>
    <w:rsid w:val="005D19CB"/>
    <w:rsid w:val="005D3DCE"/>
    <w:rsid w:val="005D4860"/>
    <w:rsid w:val="005E76F6"/>
    <w:rsid w:val="005F3D2C"/>
    <w:rsid w:val="005F68C4"/>
    <w:rsid w:val="0060532B"/>
    <w:rsid w:val="0061029D"/>
    <w:rsid w:val="00612F3E"/>
    <w:rsid w:val="006165BA"/>
    <w:rsid w:val="0063725B"/>
    <w:rsid w:val="00646031"/>
    <w:rsid w:val="00650918"/>
    <w:rsid w:val="00655956"/>
    <w:rsid w:val="006807B6"/>
    <w:rsid w:val="006809D5"/>
    <w:rsid w:val="006819C6"/>
    <w:rsid w:val="00682A5D"/>
    <w:rsid w:val="00685CE6"/>
    <w:rsid w:val="0069070D"/>
    <w:rsid w:val="00692393"/>
    <w:rsid w:val="00696E65"/>
    <w:rsid w:val="006A094E"/>
    <w:rsid w:val="006A63C4"/>
    <w:rsid w:val="006A6F98"/>
    <w:rsid w:val="006B1CDA"/>
    <w:rsid w:val="006B6D74"/>
    <w:rsid w:val="006C1482"/>
    <w:rsid w:val="006C1E79"/>
    <w:rsid w:val="006C593E"/>
    <w:rsid w:val="006D194B"/>
    <w:rsid w:val="006D33B0"/>
    <w:rsid w:val="006E0003"/>
    <w:rsid w:val="006E02B4"/>
    <w:rsid w:val="006E03CC"/>
    <w:rsid w:val="006E0416"/>
    <w:rsid w:val="006E081A"/>
    <w:rsid w:val="006E1188"/>
    <w:rsid w:val="006E1AF8"/>
    <w:rsid w:val="006F32A0"/>
    <w:rsid w:val="007071CA"/>
    <w:rsid w:val="00712BA5"/>
    <w:rsid w:val="007152F6"/>
    <w:rsid w:val="00734607"/>
    <w:rsid w:val="00740CB5"/>
    <w:rsid w:val="007477C5"/>
    <w:rsid w:val="0075302B"/>
    <w:rsid w:val="00762BDF"/>
    <w:rsid w:val="00790454"/>
    <w:rsid w:val="007B0EDB"/>
    <w:rsid w:val="007C5E39"/>
    <w:rsid w:val="007D6DAD"/>
    <w:rsid w:val="0080058C"/>
    <w:rsid w:val="008037BA"/>
    <w:rsid w:val="00806ACC"/>
    <w:rsid w:val="0081267D"/>
    <w:rsid w:val="008174FC"/>
    <w:rsid w:val="0082319F"/>
    <w:rsid w:val="0083796E"/>
    <w:rsid w:val="00843464"/>
    <w:rsid w:val="0084377E"/>
    <w:rsid w:val="00857090"/>
    <w:rsid w:val="00882325"/>
    <w:rsid w:val="00883EFD"/>
    <w:rsid w:val="008A05F0"/>
    <w:rsid w:val="008C0A39"/>
    <w:rsid w:val="008C4ECD"/>
    <w:rsid w:val="008E36CE"/>
    <w:rsid w:val="008F029D"/>
    <w:rsid w:val="008F0C94"/>
    <w:rsid w:val="008F631B"/>
    <w:rsid w:val="00900A64"/>
    <w:rsid w:val="00912559"/>
    <w:rsid w:val="0091725D"/>
    <w:rsid w:val="009220B8"/>
    <w:rsid w:val="00947F6A"/>
    <w:rsid w:val="00954F52"/>
    <w:rsid w:val="00956D4B"/>
    <w:rsid w:val="009707BC"/>
    <w:rsid w:val="009710EE"/>
    <w:rsid w:val="00971521"/>
    <w:rsid w:val="00972AA7"/>
    <w:rsid w:val="00975265"/>
    <w:rsid w:val="00975E17"/>
    <w:rsid w:val="009961F7"/>
    <w:rsid w:val="009B06C3"/>
    <w:rsid w:val="009C18AC"/>
    <w:rsid w:val="009C6086"/>
    <w:rsid w:val="009C7472"/>
    <w:rsid w:val="009E0F6E"/>
    <w:rsid w:val="009E6DA8"/>
    <w:rsid w:val="009F1378"/>
    <w:rsid w:val="009F70E6"/>
    <w:rsid w:val="00A02DE8"/>
    <w:rsid w:val="00A14C18"/>
    <w:rsid w:val="00A332A3"/>
    <w:rsid w:val="00A436C3"/>
    <w:rsid w:val="00A50335"/>
    <w:rsid w:val="00A51FB0"/>
    <w:rsid w:val="00A52F3A"/>
    <w:rsid w:val="00A74C90"/>
    <w:rsid w:val="00A74D45"/>
    <w:rsid w:val="00AA2B5D"/>
    <w:rsid w:val="00AA7180"/>
    <w:rsid w:val="00AA7B2B"/>
    <w:rsid w:val="00AB59CA"/>
    <w:rsid w:val="00AC0AA3"/>
    <w:rsid w:val="00AC1820"/>
    <w:rsid w:val="00AC28D5"/>
    <w:rsid w:val="00AC3C35"/>
    <w:rsid w:val="00AC6C5D"/>
    <w:rsid w:val="00AD0A5F"/>
    <w:rsid w:val="00AD517F"/>
    <w:rsid w:val="00AE4FD7"/>
    <w:rsid w:val="00AE522C"/>
    <w:rsid w:val="00AE68C8"/>
    <w:rsid w:val="00AE7020"/>
    <w:rsid w:val="00AF364B"/>
    <w:rsid w:val="00B03FAD"/>
    <w:rsid w:val="00B11365"/>
    <w:rsid w:val="00B11CCE"/>
    <w:rsid w:val="00B20807"/>
    <w:rsid w:val="00B22073"/>
    <w:rsid w:val="00B238DD"/>
    <w:rsid w:val="00B24978"/>
    <w:rsid w:val="00B27935"/>
    <w:rsid w:val="00B34235"/>
    <w:rsid w:val="00B35F01"/>
    <w:rsid w:val="00B4381B"/>
    <w:rsid w:val="00B5115D"/>
    <w:rsid w:val="00B6088B"/>
    <w:rsid w:val="00B758BA"/>
    <w:rsid w:val="00B766FA"/>
    <w:rsid w:val="00B82509"/>
    <w:rsid w:val="00B91FFE"/>
    <w:rsid w:val="00BA09B8"/>
    <w:rsid w:val="00BB7B9E"/>
    <w:rsid w:val="00BC33B3"/>
    <w:rsid w:val="00BC40C5"/>
    <w:rsid w:val="00BD07C4"/>
    <w:rsid w:val="00BD683D"/>
    <w:rsid w:val="00BF0ABB"/>
    <w:rsid w:val="00BF2C13"/>
    <w:rsid w:val="00BF3701"/>
    <w:rsid w:val="00BF5475"/>
    <w:rsid w:val="00C1206D"/>
    <w:rsid w:val="00C13809"/>
    <w:rsid w:val="00C14480"/>
    <w:rsid w:val="00C44016"/>
    <w:rsid w:val="00C52DDE"/>
    <w:rsid w:val="00C54AFD"/>
    <w:rsid w:val="00C760C8"/>
    <w:rsid w:val="00C830CD"/>
    <w:rsid w:val="00CA1C8D"/>
    <w:rsid w:val="00CA2C25"/>
    <w:rsid w:val="00CA2EE5"/>
    <w:rsid w:val="00CD2FF9"/>
    <w:rsid w:val="00CD6A5E"/>
    <w:rsid w:val="00CE276B"/>
    <w:rsid w:val="00CE3182"/>
    <w:rsid w:val="00CF17F8"/>
    <w:rsid w:val="00CF3EA6"/>
    <w:rsid w:val="00CF433E"/>
    <w:rsid w:val="00CF4A83"/>
    <w:rsid w:val="00D011AE"/>
    <w:rsid w:val="00D01DAA"/>
    <w:rsid w:val="00D15D66"/>
    <w:rsid w:val="00D335D8"/>
    <w:rsid w:val="00D522F0"/>
    <w:rsid w:val="00D527F5"/>
    <w:rsid w:val="00D57CD8"/>
    <w:rsid w:val="00D65EB6"/>
    <w:rsid w:val="00D92215"/>
    <w:rsid w:val="00D94F37"/>
    <w:rsid w:val="00DA3A13"/>
    <w:rsid w:val="00DA46BD"/>
    <w:rsid w:val="00DA78FF"/>
    <w:rsid w:val="00DB0E41"/>
    <w:rsid w:val="00DC5E1E"/>
    <w:rsid w:val="00DD34B8"/>
    <w:rsid w:val="00DD5623"/>
    <w:rsid w:val="00DF5305"/>
    <w:rsid w:val="00E03A74"/>
    <w:rsid w:val="00E06686"/>
    <w:rsid w:val="00E06A22"/>
    <w:rsid w:val="00E1123B"/>
    <w:rsid w:val="00E15B20"/>
    <w:rsid w:val="00E20E74"/>
    <w:rsid w:val="00E23D33"/>
    <w:rsid w:val="00E260F8"/>
    <w:rsid w:val="00E33C1C"/>
    <w:rsid w:val="00E436DB"/>
    <w:rsid w:val="00E444D5"/>
    <w:rsid w:val="00E46BEE"/>
    <w:rsid w:val="00E52028"/>
    <w:rsid w:val="00E56180"/>
    <w:rsid w:val="00E75047"/>
    <w:rsid w:val="00E8419F"/>
    <w:rsid w:val="00E84E1C"/>
    <w:rsid w:val="00E86CFF"/>
    <w:rsid w:val="00E9038C"/>
    <w:rsid w:val="00E95118"/>
    <w:rsid w:val="00EA1059"/>
    <w:rsid w:val="00EA2FBF"/>
    <w:rsid w:val="00EA3B76"/>
    <w:rsid w:val="00EB04BD"/>
    <w:rsid w:val="00EB2D26"/>
    <w:rsid w:val="00ED2552"/>
    <w:rsid w:val="00ED55C4"/>
    <w:rsid w:val="00EE3275"/>
    <w:rsid w:val="00EE629A"/>
    <w:rsid w:val="00EF0A37"/>
    <w:rsid w:val="00EF4369"/>
    <w:rsid w:val="00F0385F"/>
    <w:rsid w:val="00F12603"/>
    <w:rsid w:val="00F12ECD"/>
    <w:rsid w:val="00F16685"/>
    <w:rsid w:val="00F17802"/>
    <w:rsid w:val="00F23001"/>
    <w:rsid w:val="00F25966"/>
    <w:rsid w:val="00F3598A"/>
    <w:rsid w:val="00F45D8F"/>
    <w:rsid w:val="00F543D6"/>
    <w:rsid w:val="00F55255"/>
    <w:rsid w:val="00F558BD"/>
    <w:rsid w:val="00F6621A"/>
    <w:rsid w:val="00F66C53"/>
    <w:rsid w:val="00F7286C"/>
    <w:rsid w:val="00F76F05"/>
    <w:rsid w:val="00F961FE"/>
    <w:rsid w:val="00F97ED7"/>
    <w:rsid w:val="00FA3C96"/>
    <w:rsid w:val="00FA407C"/>
    <w:rsid w:val="00FB2CAA"/>
    <w:rsid w:val="00FB7169"/>
    <w:rsid w:val="00FC01EA"/>
    <w:rsid w:val="00FD5290"/>
    <w:rsid w:val="00FD62C2"/>
    <w:rsid w:val="00FE6480"/>
    <w:rsid w:val="00FE69DA"/>
    <w:rsid w:val="00FF0970"/>
    <w:rsid w:val="00FF1C4E"/>
    <w:rsid w:val="00FF377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C0C766A"/>
  <w15:docId w15:val="{F51B37D8-9D58-4BDE-8DEE-1098B242F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qFormat="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532B"/>
    <w:pPr>
      <w:spacing w:line="260" w:lineRule="atLeast"/>
      <w:jc w:val="both"/>
    </w:pPr>
    <w:rPr>
      <w:rFonts w:ascii="Palatino Linotype" w:hAnsi="Palatino Linotype"/>
      <w:noProof/>
      <w:color w:val="000000"/>
    </w:rPr>
  </w:style>
  <w:style w:type="paragraph" w:styleId="2">
    <w:name w:val="heading 2"/>
    <w:basedOn w:val="a"/>
    <w:next w:val="Text"/>
    <w:link w:val="20"/>
    <w:uiPriority w:val="9"/>
    <w:qFormat/>
    <w:rsid w:val="004F22E6"/>
    <w:pPr>
      <w:widowControl w:val="0"/>
      <w:numPr>
        <w:numId w:val="26"/>
      </w:numPr>
      <w:tabs>
        <w:tab w:val="left" w:pos="288"/>
      </w:tabs>
      <w:overflowPunct w:val="0"/>
      <w:spacing w:beforeLines="100" w:before="100" w:afterLines="100" w:after="100" w:line="240" w:lineRule="auto"/>
      <w:jc w:val="left"/>
      <w:outlineLvl w:val="1"/>
    </w:pPr>
    <w:rPr>
      <w:rFonts w:ascii="Times New Roman" w:eastAsiaTheme="minorEastAsia" w:hAnsi="Times New Roman"/>
      <w:i/>
      <w:noProof w:val="0"/>
      <w:color w:val="auto"/>
      <w:kern w:val="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DPI11articletype">
    <w:name w:val="MDPI_1.1_article_type"/>
    <w:next w:val="a"/>
    <w:qFormat/>
    <w:rsid w:val="0060532B"/>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a"/>
    <w:qFormat/>
    <w:rsid w:val="0060532B"/>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a"/>
    <w:qFormat/>
    <w:rsid w:val="0060532B"/>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a"/>
    <w:next w:val="a"/>
    <w:qFormat/>
    <w:rsid w:val="0060532B"/>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60532B"/>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a"/>
    <w:qFormat/>
    <w:rsid w:val="0060532B"/>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a"/>
    <w:qFormat/>
    <w:rsid w:val="0060532B"/>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60532B"/>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a1"/>
    <w:uiPriority w:val="99"/>
    <w:rsid w:val="00577FC8"/>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a3">
    <w:name w:val="Table Grid"/>
    <w:basedOn w:val="a1"/>
    <w:uiPriority w:val="59"/>
    <w:rsid w:val="0060532B"/>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a5"/>
    <w:uiPriority w:val="99"/>
    <w:rsid w:val="0060532B"/>
    <w:pPr>
      <w:tabs>
        <w:tab w:val="center" w:pos="4153"/>
        <w:tab w:val="right" w:pos="8306"/>
      </w:tabs>
      <w:snapToGrid w:val="0"/>
      <w:spacing w:line="240" w:lineRule="atLeast"/>
    </w:pPr>
    <w:rPr>
      <w:szCs w:val="18"/>
    </w:rPr>
  </w:style>
  <w:style w:type="character" w:customStyle="1" w:styleId="a5">
    <w:name w:val="页脚 字符"/>
    <w:link w:val="a4"/>
    <w:uiPriority w:val="99"/>
    <w:rsid w:val="0060532B"/>
    <w:rPr>
      <w:rFonts w:ascii="Palatino Linotype" w:hAnsi="Palatino Linotype"/>
      <w:noProof/>
      <w:color w:val="000000"/>
      <w:szCs w:val="18"/>
    </w:rPr>
  </w:style>
  <w:style w:type="paragraph" w:styleId="a6">
    <w:name w:val="header"/>
    <w:basedOn w:val="a"/>
    <w:link w:val="a7"/>
    <w:uiPriority w:val="99"/>
    <w:rsid w:val="0060532B"/>
    <w:pPr>
      <w:pBdr>
        <w:bottom w:val="single" w:sz="6" w:space="1" w:color="auto"/>
      </w:pBdr>
      <w:tabs>
        <w:tab w:val="center" w:pos="4153"/>
        <w:tab w:val="right" w:pos="8306"/>
      </w:tabs>
      <w:snapToGrid w:val="0"/>
      <w:spacing w:line="240" w:lineRule="atLeast"/>
      <w:jc w:val="center"/>
    </w:pPr>
    <w:rPr>
      <w:szCs w:val="18"/>
    </w:rPr>
  </w:style>
  <w:style w:type="character" w:customStyle="1" w:styleId="a7">
    <w:name w:val="页眉 字符"/>
    <w:link w:val="a6"/>
    <w:uiPriority w:val="99"/>
    <w:rsid w:val="0060532B"/>
    <w:rPr>
      <w:rFonts w:ascii="Palatino Linotype" w:hAnsi="Palatino Linotype"/>
      <w:noProof/>
      <w:color w:val="000000"/>
      <w:szCs w:val="18"/>
    </w:rPr>
  </w:style>
  <w:style w:type="paragraph" w:customStyle="1" w:styleId="MDPIheaderjournallogo">
    <w:name w:val="MDPI_header_journal_logo"/>
    <w:qFormat/>
    <w:rsid w:val="0060532B"/>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60532B"/>
    <w:pPr>
      <w:ind w:firstLine="0"/>
    </w:pPr>
  </w:style>
  <w:style w:type="paragraph" w:customStyle="1" w:styleId="MDPI31text">
    <w:name w:val="MDPI_3.1_text"/>
    <w:link w:val="MDPI31text0"/>
    <w:qFormat/>
    <w:rsid w:val="00F17802"/>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60532B"/>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60532B"/>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60532B"/>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60532B"/>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AC1820"/>
    <w:pPr>
      <w:numPr>
        <w:numId w:val="24"/>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AC1820"/>
    <w:pPr>
      <w:numPr>
        <w:numId w:val="23"/>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60532B"/>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60532B"/>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60532B"/>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1F1E02"/>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60532B"/>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60532B"/>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60532B"/>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60532B"/>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60532B"/>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60532B"/>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60532B"/>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60532B"/>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CE3182"/>
    <w:pPr>
      <w:numPr>
        <w:numId w:val="25"/>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a8">
    <w:name w:val="Balloon Text"/>
    <w:basedOn w:val="a"/>
    <w:link w:val="a9"/>
    <w:uiPriority w:val="99"/>
    <w:rsid w:val="0060532B"/>
    <w:rPr>
      <w:rFonts w:cs="Tahoma"/>
      <w:szCs w:val="18"/>
    </w:rPr>
  </w:style>
  <w:style w:type="character" w:customStyle="1" w:styleId="a9">
    <w:name w:val="批注框文本 字符"/>
    <w:link w:val="a8"/>
    <w:uiPriority w:val="99"/>
    <w:rsid w:val="0060532B"/>
    <w:rPr>
      <w:rFonts w:ascii="Palatino Linotype" w:hAnsi="Palatino Linotype" w:cs="Tahoma"/>
      <w:noProof/>
      <w:color w:val="000000"/>
      <w:szCs w:val="18"/>
    </w:rPr>
  </w:style>
  <w:style w:type="character" w:styleId="aa">
    <w:name w:val="line number"/>
    <w:uiPriority w:val="99"/>
    <w:rsid w:val="002E189C"/>
    <w:rPr>
      <w:rFonts w:ascii="Palatino Linotype" w:hAnsi="Palatino Linotype"/>
      <w:sz w:val="16"/>
    </w:rPr>
  </w:style>
  <w:style w:type="table" w:customStyle="1" w:styleId="MDPI41threelinetable">
    <w:name w:val="MDPI_4.1_three_line_table"/>
    <w:basedOn w:val="a1"/>
    <w:uiPriority w:val="99"/>
    <w:rsid w:val="0060532B"/>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ab">
    <w:name w:val="Hyperlink"/>
    <w:uiPriority w:val="99"/>
    <w:rsid w:val="0060532B"/>
    <w:rPr>
      <w:color w:val="0000FF"/>
      <w:u w:val="single"/>
    </w:rPr>
  </w:style>
  <w:style w:type="character" w:styleId="ac">
    <w:name w:val="Unresolved Mention"/>
    <w:uiPriority w:val="99"/>
    <w:semiHidden/>
    <w:unhideWhenUsed/>
    <w:rsid w:val="00EF4369"/>
    <w:rPr>
      <w:color w:val="605E5C"/>
      <w:shd w:val="clear" w:color="auto" w:fill="E1DFDD"/>
    </w:rPr>
  </w:style>
  <w:style w:type="table" w:styleId="4">
    <w:name w:val="Plain Table 4"/>
    <w:basedOn w:val="a1"/>
    <w:uiPriority w:val="44"/>
    <w:rsid w:val="00501F3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60532B"/>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60532B"/>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60532B"/>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6E1188"/>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60532B"/>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60532B"/>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60532B"/>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60532B"/>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60532B"/>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60532B"/>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60532B"/>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60532B"/>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60532B"/>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60532B"/>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60532B"/>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a1"/>
    <w:uiPriority w:val="99"/>
    <w:rsid w:val="0060532B"/>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60532B"/>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60532B"/>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60532B"/>
  </w:style>
  <w:style w:type="paragraph" w:styleId="ad">
    <w:name w:val="Bibliography"/>
    <w:basedOn w:val="a"/>
    <w:next w:val="a"/>
    <w:uiPriority w:val="37"/>
    <w:semiHidden/>
    <w:unhideWhenUsed/>
    <w:rsid w:val="0060532B"/>
  </w:style>
  <w:style w:type="paragraph" w:styleId="ae">
    <w:name w:val="Body Text"/>
    <w:link w:val="af"/>
    <w:rsid w:val="0060532B"/>
    <w:pPr>
      <w:spacing w:after="120" w:line="340" w:lineRule="atLeast"/>
      <w:jc w:val="both"/>
    </w:pPr>
    <w:rPr>
      <w:rFonts w:ascii="Palatino Linotype" w:hAnsi="Palatino Linotype"/>
      <w:color w:val="000000"/>
      <w:sz w:val="24"/>
      <w:lang w:eastAsia="de-DE"/>
    </w:rPr>
  </w:style>
  <w:style w:type="character" w:customStyle="1" w:styleId="af">
    <w:name w:val="正文文本 字符"/>
    <w:link w:val="ae"/>
    <w:rsid w:val="0060532B"/>
    <w:rPr>
      <w:rFonts w:ascii="Palatino Linotype" w:hAnsi="Palatino Linotype"/>
      <w:color w:val="000000"/>
      <w:sz w:val="24"/>
      <w:lang w:eastAsia="de-DE"/>
    </w:rPr>
  </w:style>
  <w:style w:type="character" w:styleId="af0">
    <w:name w:val="annotation reference"/>
    <w:rsid w:val="0060532B"/>
    <w:rPr>
      <w:sz w:val="21"/>
      <w:szCs w:val="21"/>
    </w:rPr>
  </w:style>
  <w:style w:type="paragraph" w:styleId="af1">
    <w:name w:val="annotation text"/>
    <w:basedOn w:val="a"/>
    <w:link w:val="af2"/>
    <w:rsid w:val="0060532B"/>
  </w:style>
  <w:style w:type="character" w:customStyle="1" w:styleId="af2">
    <w:name w:val="批注文字 字符"/>
    <w:link w:val="af1"/>
    <w:rsid w:val="0060532B"/>
    <w:rPr>
      <w:rFonts w:ascii="Palatino Linotype" w:hAnsi="Palatino Linotype"/>
      <w:noProof/>
      <w:color w:val="000000"/>
    </w:rPr>
  </w:style>
  <w:style w:type="paragraph" w:styleId="af3">
    <w:name w:val="annotation subject"/>
    <w:basedOn w:val="af1"/>
    <w:next w:val="af1"/>
    <w:link w:val="af4"/>
    <w:rsid w:val="0060532B"/>
    <w:rPr>
      <w:b/>
      <w:bCs/>
    </w:rPr>
  </w:style>
  <w:style w:type="character" w:customStyle="1" w:styleId="af4">
    <w:name w:val="批注主题 字符"/>
    <w:link w:val="af3"/>
    <w:rsid w:val="0060532B"/>
    <w:rPr>
      <w:rFonts w:ascii="Palatino Linotype" w:hAnsi="Palatino Linotype"/>
      <w:b/>
      <w:bCs/>
      <w:noProof/>
      <w:color w:val="000000"/>
    </w:rPr>
  </w:style>
  <w:style w:type="character" w:styleId="af5">
    <w:name w:val="endnote reference"/>
    <w:rsid w:val="0060532B"/>
    <w:rPr>
      <w:vertAlign w:val="superscript"/>
    </w:rPr>
  </w:style>
  <w:style w:type="paragraph" w:styleId="af6">
    <w:name w:val="endnote text"/>
    <w:basedOn w:val="a"/>
    <w:link w:val="af7"/>
    <w:semiHidden/>
    <w:unhideWhenUsed/>
    <w:rsid w:val="0060532B"/>
    <w:pPr>
      <w:spacing w:line="240" w:lineRule="auto"/>
    </w:pPr>
  </w:style>
  <w:style w:type="character" w:customStyle="1" w:styleId="af7">
    <w:name w:val="尾注文本 字符"/>
    <w:link w:val="af6"/>
    <w:semiHidden/>
    <w:rsid w:val="0060532B"/>
    <w:rPr>
      <w:rFonts w:ascii="Palatino Linotype" w:hAnsi="Palatino Linotype"/>
      <w:noProof/>
      <w:color w:val="000000"/>
    </w:rPr>
  </w:style>
  <w:style w:type="character" w:styleId="af8">
    <w:name w:val="FollowedHyperlink"/>
    <w:rsid w:val="0060532B"/>
    <w:rPr>
      <w:color w:val="954F72"/>
      <w:u w:val="single"/>
    </w:rPr>
  </w:style>
  <w:style w:type="paragraph" w:styleId="af9">
    <w:name w:val="footnote text"/>
    <w:basedOn w:val="a"/>
    <w:link w:val="afa"/>
    <w:semiHidden/>
    <w:unhideWhenUsed/>
    <w:rsid w:val="0060532B"/>
    <w:pPr>
      <w:spacing w:line="240" w:lineRule="auto"/>
    </w:pPr>
  </w:style>
  <w:style w:type="character" w:customStyle="1" w:styleId="afa">
    <w:name w:val="脚注文本 字符"/>
    <w:link w:val="af9"/>
    <w:semiHidden/>
    <w:rsid w:val="0060532B"/>
    <w:rPr>
      <w:rFonts w:ascii="Palatino Linotype" w:hAnsi="Palatino Linotype"/>
      <w:noProof/>
      <w:color w:val="000000"/>
    </w:rPr>
  </w:style>
  <w:style w:type="paragraph" w:styleId="afb">
    <w:name w:val="Normal (Web)"/>
    <w:basedOn w:val="a"/>
    <w:uiPriority w:val="99"/>
    <w:rsid w:val="0060532B"/>
    <w:rPr>
      <w:szCs w:val="24"/>
    </w:rPr>
  </w:style>
  <w:style w:type="paragraph" w:customStyle="1" w:styleId="MsoFootnoteText0">
    <w:name w:val="MsoFootnoteText"/>
    <w:basedOn w:val="afb"/>
    <w:qFormat/>
    <w:rsid w:val="0060532B"/>
    <w:rPr>
      <w:rFonts w:ascii="Times New Roman" w:hAnsi="Times New Roman"/>
    </w:rPr>
  </w:style>
  <w:style w:type="character" w:styleId="afc">
    <w:name w:val="page number"/>
    <w:qFormat/>
    <w:rsid w:val="0060532B"/>
  </w:style>
  <w:style w:type="character" w:styleId="afd">
    <w:name w:val="Placeholder Text"/>
    <w:uiPriority w:val="99"/>
    <w:semiHidden/>
    <w:rsid w:val="0060532B"/>
    <w:rPr>
      <w:color w:val="808080"/>
    </w:rPr>
  </w:style>
  <w:style w:type="paragraph" w:customStyle="1" w:styleId="MDPI71FootNotes">
    <w:name w:val="MDPI_7.1_FootNotes"/>
    <w:qFormat/>
    <w:rsid w:val="007C5E39"/>
    <w:pPr>
      <w:numPr>
        <w:numId w:val="22"/>
      </w:numPr>
      <w:adjustRightInd w:val="0"/>
      <w:snapToGrid w:val="0"/>
      <w:spacing w:line="228" w:lineRule="auto"/>
    </w:pPr>
    <w:rPr>
      <w:rFonts w:ascii="Palatino Linotype" w:eastAsiaTheme="minorEastAsia" w:hAnsi="Palatino Linotype"/>
      <w:noProof/>
      <w:color w:val="000000"/>
      <w:sz w:val="18"/>
    </w:rPr>
  </w:style>
  <w:style w:type="paragraph" w:customStyle="1" w:styleId="Text">
    <w:name w:val="Text"/>
    <w:basedOn w:val="a"/>
    <w:link w:val="Text0"/>
    <w:qFormat/>
    <w:rsid w:val="00321D22"/>
    <w:pPr>
      <w:widowControl w:val="0"/>
      <w:tabs>
        <w:tab w:val="left" w:pos="288"/>
      </w:tabs>
      <w:overflowPunct w:val="0"/>
      <w:spacing w:line="240" w:lineRule="auto"/>
      <w:ind w:firstLineChars="100" w:firstLine="100"/>
    </w:pPr>
    <w:rPr>
      <w:rFonts w:ascii="Times New Roman" w:eastAsiaTheme="minorEastAsia" w:hAnsi="Times New Roman"/>
      <w:noProof w:val="0"/>
      <w:color w:val="auto"/>
      <w:kern w:val="2"/>
      <w:lang w:eastAsia="en-US"/>
    </w:rPr>
  </w:style>
  <w:style w:type="character" w:customStyle="1" w:styleId="Text0">
    <w:name w:val="Text 字符"/>
    <w:basedOn w:val="a0"/>
    <w:link w:val="Text"/>
    <w:qFormat/>
    <w:rsid w:val="00321D22"/>
    <w:rPr>
      <w:rFonts w:ascii="Times New Roman" w:eastAsiaTheme="minorEastAsia" w:hAnsi="Times New Roman"/>
      <w:kern w:val="2"/>
      <w:lang w:eastAsia="en-US"/>
    </w:rPr>
  </w:style>
  <w:style w:type="character" w:customStyle="1" w:styleId="MTEquationSection">
    <w:name w:val="MTEquationSection"/>
    <w:basedOn w:val="a0"/>
    <w:rsid w:val="003845DA"/>
    <w:rPr>
      <w:vanish/>
      <w:color w:val="FF0000"/>
    </w:rPr>
  </w:style>
  <w:style w:type="paragraph" w:customStyle="1" w:styleId="MTDisplayEquation">
    <w:name w:val="MTDisplayEquation"/>
    <w:basedOn w:val="MDPI31text"/>
    <w:next w:val="a"/>
    <w:link w:val="MTDisplayEquation0"/>
    <w:qFormat/>
    <w:rsid w:val="003845DA"/>
    <w:pPr>
      <w:tabs>
        <w:tab w:val="center" w:pos="6520"/>
        <w:tab w:val="right" w:pos="10460"/>
      </w:tabs>
    </w:pPr>
  </w:style>
  <w:style w:type="character" w:customStyle="1" w:styleId="MDPI31text0">
    <w:name w:val="MDPI_3.1_text 字符"/>
    <w:basedOn w:val="a0"/>
    <w:link w:val="MDPI31text"/>
    <w:rsid w:val="003845DA"/>
    <w:rPr>
      <w:rFonts w:ascii="Palatino Linotype" w:eastAsia="Times New Roman" w:hAnsi="Palatino Linotype"/>
      <w:snapToGrid w:val="0"/>
      <w:color w:val="000000"/>
      <w:szCs w:val="22"/>
      <w:lang w:eastAsia="de-DE" w:bidi="en-US"/>
    </w:rPr>
  </w:style>
  <w:style w:type="character" w:customStyle="1" w:styleId="MTDisplayEquation0">
    <w:name w:val="MTDisplayEquation 字符"/>
    <w:basedOn w:val="MDPI31text0"/>
    <w:link w:val="MTDisplayEquation"/>
    <w:qFormat/>
    <w:rsid w:val="003845DA"/>
    <w:rPr>
      <w:rFonts w:ascii="Palatino Linotype" w:eastAsia="Times New Roman" w:hAnsi="Palatino Linotype"/>
      <w:snapToGrid w:val="0"/>
      <w:color w:val="000000"/>
      <w:szCs w:val="22"/>
      <w:lang w:eastAsia="de-DE" w:bidi="en-US"/>
    </w:rPr>
  </w:style>
  <w:style w:type="character" w:customStyle="1" w:styleId="20">
    <w:name w:val="标题 2 字符"/>
    <w:basedOn w:val="a0"/>
    <w:link w:val="2"/>
    <w:uiPriority w:val="9"/>
    <w:qFormat/>
    <w:rsid w:val="004F22E6"/>
    <w:rPr>
      <w:rFonts w:ascii="Times New Roman" w:eastAsiaTheme="minorEastAsia" w:hAnsi="Times New Roman"/>
      <w:i/>
      <w:kern w:val="2"/>
      <w:lang w:eastAsia="en-US"/>
    </w:rPr>
  </w:style>
  <w:style w:type="paragraph" w:styleId="afe">
    <w:name w:val="caption"/>
    <w:basedOn w:val="a"/>
    <w:next w:val="a"/>
    <w:uiPriority w:val="35"/>
    <w:unhideWhenUsed/>
    <w:qFormat/>
    <w:rsid w:val="00F76F05"/>
    <w:rPr>
      <w:rFonts w:asciiTheme="majorHAnsi" w:eastAsia="黑体" w:hAnsiTheme="majorHAnsi" w:cstheme="majorBidi"/>
    </w:rPr>
  </w:style>
  <w:style w:type="paragraph" w:customStyle="1" w:styleId="EndNoteBibliographyTitle">
    <w:name w:val="EndNote Bibliography Title"/>
    <w:basedOn w:val="a"/>
    <w:link w:val="EndNoteBibliographyTitle0"/>
    <w:rsid w:val="00A50335"/>
    <w:pPr>
      <w:jc w:val="center"/>
    </w:pPr>
    <w:rPr>
      <w:sz w:val="18"/>
    </w:rPr>
  </w:style>
  <w:style w:type="character" w:customStyle="1" w:styleId="EndNoteBibliographyTitle0">
    <w:name w:val="EndNote Bibliography Title 字符"/>
    <w:basedOn w:val="MDPI31text0"/>
    <w:link w:val="EndNoteBibliographyTitle"/>
    <w:rsid w:val="00A50335"/>
    <w:rPr>
      <w:rFonts w:ascii="Palatino Linotype" w:eastAsia="Times New Roman" w:hAnsi="Palatino Linotype"/>
      <w:noProof/>
      <w:snapToGrid/>
      <w:color w:val="000000"/>
      <w:sz w:val="18"/>
      <w:szCs w:val="22"/>
      <w:lang w:eastAsia="de-DE" w:bidi="en-US"/>
    </w:rPr>
  </w:style>
  <w:style w:type="paragraph" w:customStyle="1" w:styleId="EndNoteBibliography">
    <w:name w:val="EndNote Bibliography"/>
    <w:basedOn w:val="a"/>
    <w:link w:val="EndNoteBibliography0"/>
    <w:rsid w:val="00A50335"/>
    <w:pPr>
      <w:spacing w:line="240" w:lineRule="atLeast"/>
    </w:pPr>
    <w:rPr>
      <w:sz w:val="18"/>
    </w:rPr>
  </w:style>
  <w:style w:type="character" w:customStyle="1" w:styleId="EndNoteBibliography0">
    <w:name w:val="EndNote Bibliography 字符"/>
    <w:basedOn w:val="MDPI31text0"/>
    <w:link w:val="EndNoteBibliography"/>
    <w:rsid w:val="00A50335"/>
    <w:rPr>
      <w:rFonts w:ascii="Palatino Linotype" w:eastAsia="Times New Roman" w:hAnsi="Palatino Linotype"/>
      <w:noProof/>
      <w:snapToGrid/>
      <w:color w:val="000000"/>
      <w:sz w:val="18"/>
      <w:szCs w:val="22"/>
      <w:lang w:eastAsia="de-DE"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iso-8859-6"/>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oleObject" Target="embeddings/oleObject6.bin"/><Relationship Id="rId42" Type="http://schemas.openxmlformats.org/officeDocument/2006/relationships/image" Target="media/image18.wmf"/><Relationship Id="rId63" Type="http://schemas.openxmlformats.org/officeDocument/2006/relationships/oleObject" Target="embeddings/oleObject28.bin"/><Relationship Id="rId84" Type="http://schemas.openxmlformats.org/officeDocument/2006/relationships/image" Target="media/image39.png"/><Relationship Id="rId138" Type="http://schemas.openxmlformats.org/officeDocument/2006/relationships/oleObject" Target="embeddings/oleObject65.bin"/><Relationship Id="rId159" Type="http://schemas.openxmlformats.org/officeDocument/2006/relationships/image" Target="media/image78.wmf"/><Relationship Id="rId170" Type="http://schemas.openxmlformats.org/officeDocument/2006/relationships/oleObject" Target="embeddings/oleObject80.bin"/><Relationship Id="rId191" Type="http://schemas.openxmlformats.org/officeDocument/2006/relationships/header" Target="header1.xml"/><Relationship Id="rId107" Type="http://schemas.openxmlformats.org/officeDocument/2006/relationships/image" Target="media/image51.wmf"/><Relationship Id="rId11" Type="http://schemas.openxmlformats.org/officeDocument/2006/relationships/oleObject" Target="embeddings/oleObject1.bin"/><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image" Target="media/image34.wmf"/><Relationship Id="rId128" Type="http://schemas.openxmlformats.org/officeDocument/2006/relationships/oleObject" Target="embeddings/oleObject60.bin"/><Relationship Id="rId149" Type="http://schemas.openxmlformats.org/officeDocument/2006/relationships/image" Target="media/image72.wmf"/><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oleObject" Target="embeddings/oleObject75.bin"/><Relationship Id="rId181" Type="http://schemas.openxmlformats.org/officeDocument/2006/relationships/image" Target="media/image90.png"/><Relationship Id="rId22" Type="http://schemas.openxmlformats.org/officeDocument/2006/relationships/image" Target="media/image9.wmf"/><Relationship Id="rId43" Type="http://schemas.openxmlformats.org/officeDocument/2006/relationships/oleObject" Target="embeddings/oleObject18.bin"/><Relationship Id="rId64" Type="http://schemas.openxmlformats.org/officeDocument/2006/relationships/image" Target="media/image29.wmf"/><Relationship Id="rId118" Type="http://schemas.openxmlformats.org/officeDocument/2006/relationships/oleObject" Target="embeddings/oleObject55.bin"/><Relationship Id="rId139" Type="http://schemas.openxmlformats.org/officeDocument/2006/relationships/image" Target="media/image67.wmf"/><Relationship Id="rId85" Type="http://schemas.openxmlformats.org/officeDocument/2006/relationships/image" Target="media/image40.wmf"/><Relationship Id="rId150" Type="http://schemas.openxmlformats.org/officeDocument/2006/relationships/oleObject" Target="embeddings/oleObject71.bin"/><Relationship Id="rId171" Type="http://schemas.openxmlformats.org/officeDocument/2006/relationships/image" Target="media/image84.wmf"/><Relationship Id="rId192" Type="http://schemas.openxmlformats.org/officeDocument/2006/relationships/header" Target="header2.xml"/><Relationship Id="rId12" Type="http://schemas.openxmlformats.org/officeDocument/2006/relationships/image" Target="media/image4.wmf"/><Relationship Id="rId33" Type="http://schemas.openxmlformats.org/officeDocument/2006/relationships/oleObject" Target="embeddings/oleObject13.bin"/><Relationship Id="rId108" Type="http://schemas.openxmlformats.org/officeDocument/2006/relationships/oleObject" Target="embeddings/oleObject50.bin"/><Relationship Id="rId129" Type="http://schemas.openxmlformats.org/officeDocument/2006/relationships/image" Target="media/image62.wmf"/><Relationship Id="rId54" Type="http://schemas.openxmlformats.org/officeDocument/2006/relationships/image" Target="media/image24.wmf"/><Relationship Id="rId75" Type="http://schemas.openxmlformats.org/officeDocument/2006/relationships/oleObject" Target="embeddings/oleObject34.bin"/><Relationship Id="rId96" Type="http://schemas.openxmlformats.org/officeDocument/2006/relationships/oleObject" Target="embeddings/oleObject44.bin"/><Relationship Id="rId140" Type="http://schemas.openxmlformats.org/officeDocument/2006/relationships/oleObject" Target="embeddings/oleObject66.bin"/><Relationship Id="rId161" Type="http://schemas.openxmlformats.org/officeDocument/2006/relationships/image" Target="media/image79.wmf"/><Relationship Id="rId182" Type="http://schemas.openxmlformats.org/officeDocument/2006/relationships/image" Target="media/image91.png"/><Relationship Id="rId6" Type="http://schemas.openxmlformats.org/officeDocument/2006/relationships/footnotes" Target="footnotes.xml"/><Relationship Id="rId23" Type="http://schemas.openxmlformats.org/officeDocument/2006/relationships/oleObject" Target="embeddings/oleObject7.bin"/><Relationship Id="rId119" Type="http://schemas.openxmlformats.org/officeDocument/2006/relationships/image" Target="media/image57.wmf"/><Relationship Id="rId44" Type="http://schemas.openxmlformats.org/officeDocument/2006/relationships/image" Target="media/image19.wmf"/><Relationship Id="rId65" Type="http://schemas.openxmlformats.org/officeDocument/2006/relationships/oleObject" Target="embeddings/oleObject29.bin"/><Relationship Id="rId86" Type="http://schemas.openxmlformats.org/officeDocument/2006/relationships/oleObject" Target="embeddings/oleObject39.bin"/><Relationship Id="rId130" Type="http://schemas.openxmlformats.org/officeDocument/2006/relationships/oleObject" Target="embeddings/oleObject61.bin"/><Relationship Id="rId151" Type="http://schemas.openxmlformats.org/officeDocument/2006/relationships/image" Target="media/image73.wmf"/><Relationship Id="rId172" Type="http://schemas.openxmlformats.org/officeDocument/2006/relationships/oleObject" Target="embeddings/oleObject81.bin"/><Relationship Id="rId193" Type="http://schemas.openxmlformats.org/officeDocument/2006/relationships/footer" Target="footer1.xml"/><Relationship Id="rId13" Type="http://schemas.openxmlformats.org/officeDocument/2006/relationships/oleObject" Target="embeddings/oleObject2.bin"/><Relationship Id="rId109" Type="http://schemas.openxmlformats.org/officeDocument/2006/relationships/image" Target="media/image52.wmf"/><Relationship Id="rId34" Type="http://schemas.openxmlformats.org/officeDocument/2006/relationships/image" Target="media/image14.wmf"/><Relationship Id="rId55" Type="http://schemas.openxmlformats.org/officeDocument/2006/relationships/oleObject" Target="embeddings/oleObject24.bin"/><Relationship Id="rId76" Type="http://schemas.openxmlformats.org/officeDocument/2006/relationships/image" Target="media/image35.wmf"/><Relationship Id="rId97" Type="http://schemas.openxmlformats.org/officeDocument/2006/relationships/image" Target="media/image46.wmf"/><Relationship Id="rId120" Type="http://schemas.openxmlformats.org/officeDocument/2006/relationships/oleObject" Target="embeddings/oleObject56.bin"/><Relationship Id="rId141" Type="http://schemas.openxmlformats.org/officeDocument/2006/relationships/image" Target="media/image68.wmf"/><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oleObject" Target="embeddings/oleObject42.bin"/><Relationship Id="rId162" Type="http://schemas.openxmlformats.org/officeDocument/2006/relationships/oleObject" Target="embeddings/oleObject76.bin"/><Relationship Id="rId183" Type="http://schemas.openxmlformats.org/officeDocument/2006/relationships/image" Target="media/image92.pn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10.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image" Target="media/image41.wmf"/><Relationship Id="rId110" Type="http://schemas.openxmlformats.org/officeDocument/2006/relationships/oleObject" Target="embeddings/oleObject51.bin"/><Relationship Id="rId115" Type="http://schemas.openxmlformats.org/officeDocument/2006/relationships/image" Target="media/image55.wmf"/><Relationship Id="rId131" Type="http://schemas.openxmlformats.org/officeDocument/2006/relationships/image" Target="media/image63.wmf"/><Relationship Id="rId136" Type="http://schemas.openxmlformats.org/officeDocument/2006/relationships/oleObject" Target="embeddings/oleObject64.bin"/><Relationship Id="rId157" Type="http://schemas.openxmlformats.org/officeDocument/2006/relationships/image" Target="media/image76.png"/><Relationship Id="rId178" Type="http://schemas.openxmlformats.org/officeDocument/2006/relationships/oleObject" Target="embeddings/oleObject84.bin"/><Relationship Id="rId61" Type="http://schemas.openxmlformats.org/officeDocument/2006/relationships/oleObject" Target="embeddings/oleObject27.bin"/><Relationship Id="rId82" Type="http://schemas.openxmlformats.org/officeDocument/2006/relationships/image" Target="media/image38.wmf"/><Relationship Id="rId152" Type="http://schemas.openxmlformats.org/officeDocument/2006/relationships/oleObject" Target="embeddings/oleObject72.bin"/><Relationship Id="rId173" Type="http://schemas.openxmlformats.org/officeDocument/2006/relationships/image" Target="media/image85.wmf"/><Relationship Id="rId194" Type="http://schemas.openxmlformats.org/officeDocument/2006/relationships/header" Target="header3.xml"/><Relationship Id="rId19" Type="http://schemas.openxmlformats.org/officeDocument/2006/relationships/oleObject" Target="embeddings/oleObject5.bin"/><Relationship Id="rId14" Type="http://schemas.openxmlformats.org/officeDocument/2006/relationships/image" Target="media/image5.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5.bin"/><Relationship Id="rId100" Type="http://schemas.openxmlformats.org/officeDocument/2006/relationships/oleObject" Target="embeddings/oleObject46.bin"/><Relationship Id="rId105" Type="http://schemas.openxmlformats.org/officeDocument/2006/relationships/oleObject" Target="embeddings/oleObject49.bin"/><Relationship Id="rId126" Type="http://schemas.openxmlformats.org/officeDocument/2006/relationships/oleObject" Target="embeddings/oleObject59.bin"/><Relationship Id="rId147" Type="http://schemas.openxmlformats.org/officeDocument/2006/relationships/image" Target="media/image71.wmf"/><Relationship Id="rId168" Type="http://schemas.openxmlformats.org/officeDocument/2006/relationships/oleObject" Target="embeddings/oleObject79.bin"/><Relationship Id="rId8" Type="http://schemas.openxmlformats.org/officeDocument/2006/relationships/image" Target="media/image1.png"/><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image" Target="media/image44.wmf"/><Relationship Id="rId98" Type="http://schemas.openxmlformats.org/officeDocument/2006/relationships/oleObject" Target="embeddings/oleObject45.bin"/><Relationship Id="rId121" Type="http://schemas.openxmlformats.org/officeDocument/2006/relationships/image" Target="media/image58.wmf"/><Relationship Id="rId142" Type="http://schemas.openxmlformats.org/officeDocument/2006/relationships/oleObject" Target="embeddings/oleObject67.bin"/><Relationship Id="rId163" Type="http://schemas.openxmlformats.org/officeDocument/2006/relationships/image" Target="media/image80.wmf"/><Relationship Id="rId184" Type="http://schemas.openxmlformats.org/officeDocument/2006/relationships/image" Target="media/image93.png"/><Relationship Id="rId189" Type="http://schemas.openxmlformats.org/officeDocument/2006/relationships/image" Target="media/image98.png"/><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image" Target="media/image20.wmf"/><Relationship Id="rId67" Type="http://schemas.openxmlformats.org/officeDocument/2006/relationships/oleObject" Target="embeddings/oleObject30.bin"/><Relationship Id="rId116" Type="http://schemas.openxmlformats.org/officeDocument/2006/relationships/oleObject" Target="embeddings/oleObject54.bin"/><Relationship Id="rId137" Type="http://schemas.openxmlformats.org/officeDocument/2006/relationships/image" Target="media/image66.wmf"/><Relationship Id="rId158" Type="http://schemas.openxmlformats.org/officeDocument/2006/relationships/image" Target="media/image77.png"/><Relationship Id="rId20" Type="http://schemas.openxmlformats.org/officeDocument/2006/relationships/image" Target="media/image8.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88" Type="http://schemas.openxmlformats.org/officeDocument/2006/relationships/oleObject" Target="embeddings/oleObject40.bin"/><Relationship Id="rId111" Type="http://schemas.openxmlformats.org/officeDocument/2006/relationships/image" Target="media/image53.wmf"/><Relationship Id="rId132" Type="http://schemas.openxmlformats.org/officeDocument/2006/relationships/oleObject" Target="embeddings/oleObject62.bin"/><Relationship Id="rId153" Type="http://schemas.openxmlformats.org/officeDocument/2006/relationships/image" Target="media/image74.wmf"/><Relationship Id="rId174" Type="http://schemas.openxmlformats.org/officeDocument/2006/relationships/oleObject" Target="embeddings/oleObject82.bin"/><Relationship Id="rId179" Type="http://schemas.openxmlformats.org/officeDocument/2006/relationships/image" Target="media/image88.png"/><Relationship Id="rId195" Type="http://schemas.openxmlformats.org/officeDocument/2006/relationships/footer" Target="footer2.xml"/><Relationship Id="rId190" Type="http://schemas.openxmlformats.org/officeDocument/2006/relationships/image" Target="media/image99.png"/><Relationship Id="rId15" Type="http://schemas.openxmlformats.org/officeDocument/2006/relationships/oleObject" Target="embeddings/oleObject3.bin"/><Relationship Id="rId36" Type="http://schemas.openxmlformats.org/officeDocument/2006/relationships/image" Target="media/image15.wmf"/><Relationship Id="rId57" Type="http://schemas.openxmlformats.org/officeDocument/2006/relationships/oleObject" Target="embeddings/oleObject25.bin"/><Relationship Id="rId106" Type="http://schemas.openxmlformats.org/officeDocument/2006/relationships/image" Target="media/image50.png"/><Relationship Id="rId127" Type="http://schemas.openxmlformats.org/officeDocument/2006/relationships/image" Target="media/image61.wmf"/><Relationship Id="rId10" Type="http://schemas.openxmlformats.org/officeDocument/2006/relationships/image" Target="media/image3.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78" Type="http://schemas.openxmlformats.org/officeDocument/2006/relationships/image" Target="media/image36.wmf"/><Relationship Id="rId94" Type="http://schemas.openxmlformats.org/officeDocument/2006/relationships/oleObject" Target="embeddings/oleObject43.bin"/><Relationship Id="rId99" Type="http://schemas.openxmlformats.org/officeDocument/2006/relationships/image" Target="media/image47.wmf"/><Relationship Id="rId101" Type="http://schemas.openxmlformats.org/officeDocument/2006/relationships/oleObject" Target="embeddings/oleObject47.bin"/><Relationship Id="rId122" Type="http://schemas.openxmlformats.org/officeDocument/2006/relationships/oleObject" Target="embeddings/oleObject57.bin"/><Relationship Id="rId143" Type="http://schemas.openxmlformats.org/officeDocument/2006/relationships/image" Target="media/image69.wmf"/><Relationship Id="rId148" Type="http://schemas.openxmlformats.org/officeDocument/2006/relationships/oleObject" Target="embeddings/oleObject70.bin"/><Relationship Id="rId164" Type="http://schemas.openxmlformats.org/officeDocument/2006/relationships/oleObject" Target="embeddings/oleObject77.bin"/><Relationship Id="rId169" Type="http://schemas.openxmlformats.org/officeDocument/2006/relationships/image" Target="media/image83.wmf"/><Relationship Id="rId185"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89.png"/><Relationship Id="rId26" Type="http://schemas.openxmlformats.org/officeDocument/2006/relationships/image" Target="media/image11.wmf"/><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image" Target="media/image42.wmf"/><Relationship Id="rId112" Type="http://schemas.openxmlformats.org/officeDocument/2006/relationships/oleObject" Target="embeddings/oleObject52.bin"/><Relationship Id="rId133" Type="http://schemas.openxmlformats.org/officeDocument/2006/relationships/image" Target="media/image64.wmf"/><Relationship Id="rId154" Type="http://schemas.openxmlformats.org/officeDocument/2006/relationships/oleObject" Target="embeddings/oleObject73.bin"/><Relationship Id="rId175" Type="http://schemas.openxmlformats.org/officeDocument/2006/relationships/image" Target="media/image86.wmf"/><Relationship Id="rId196" Type="http://schemas.openxmlformats.org/officeDocument/2006/relationships/fontTable" Target="fontTable.xml"/><Relationship Id="rId16" Type="http://schemas.openxmlformats.org/officeDocument/2006/relationships/image" Target="media/image6.wmf"/><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image" Target="media/image48.wmf"/><Relationship Id="rId123" Type="http://schemas.openxmlformats.org/officeDocument/2006/relationships/image" Target="media/image59.wmf"/><Relationship Id="rId144" Type="http://schemas.openxmlformats.org/officeDocument/2006/relationships/oleObject" Target="embeddings/oleObject68.bin"/><Relationship Id="rId90" Type="http://schemas.openxmlformats.org/officeDocument/2006/relationships/oleObject" Target="embeddings/oleObject41.bin"/><Relationship Id="rId165" Type="http://schemas.openxmlformats.org/officeDocument/2006/relationships/image" Target="media/image81.wmf"/><Relationship Id="rId186" Type="http://schemas.openxmlformats.org/officeDocument/2006/relationships/image" Target="media/image95.png"/><Relationship Id="rId27" Type="http://schemas.openxmlformats.org/officeDocument/2006/relationships/oleObject" Target="embeddings/oleObject9.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image" Target="media/image54.wmf"/><Relationship Id="rId134" Type="http://schemas.openxmlformats.org/officeDocument/2006/relationships/oleObject" Target="embeddings/oleObject63.bin"/><Relationship Id="rId80" Type="http://schemas.openxmlformats.org/officeDocument/2006/relationships/image" Target="media/image37.wmf"/><Relationship Id="rId155" Type="http://schemas.openxmlformats.org/officeDocument/2006/relationships/image" Target="media/image75.wmf"/><Relationship Id="rId176" Type="http://schemas.openxmlformats.org/officeDocument/2006/relationships/oleObject" Target="embeddings/oleObject83.bin"/><Relationship Id="rId197" Type="http://schemas.microsoft.com/office/2011/relationships/people" Target="people.xml"/><Relationship Id="rId17" Type="http://schemas.openxmlformats.org/officeDocument/2006/relationships/oleObject" Target="embeddings/oleObject4.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8.bin"/><Relationship Id="rId124" Type="http://schemas.openxmlformats.org/officeDocument/2006/relationships/oleObject" Target="embeddings/oleObject58.bin"/><Relationship Id="rId70" Type="http://schemas.openxmlformats.org/officeDocument/2006/relationships/image" Target="media/image32.wmf"/><Relationship Id="rId91" Type="http://schemas.openxmlformats.org/officeDocument/2006/relationships/image" Target="media/image43.wmf"/><Relationship Id="rId145" Type="http://schemas.openxmlformats.org/officeDocument/2006/relationships/image" Target="media/image70.wmf"/><Relationship Id="rId166" Type="http://schemas.openxmlformats.org/officeDocument/2006/relationships/oleObject" Target="embeddings/oleObject78.bin"/><Relationship Id="rId187" Type="http://schemas.openxmlformats.org/officeDocument/2006/relationships/image" Target="media/image96.png"/><Relationship Id="rId1" Type="http://schemas.openxmlformats.org/officeDocument/2006/relationships/customXml" Target="../customXml/item1.xml"/><Relationship Id="rId28" Type="http://schemas.openxmlformats.org/officeDocument/2006/relationships/oleObject" Target="embeddings/oleObject10.bin"/><Relationship Id="rId49" Type="http://schemas.openxmlformats.org/officeDocument/2006/relationships/oleObject" Target="embeddings/oleObject21.bin"/><Relationship Id="rId114" Type="http://schemas.openxmlformats.org/officeDocument/2006/relationships/oleObject" Target="embeddings/oleObject53.bin"/><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image" Target="media/image65.wmf"/><Relationship Id="rId156" Type="http://schemas.openxmlformats.org/officeDocument/2006/relationships/oleObject" Target="embeddings/oleObject74.bin"/><Relationship Id="rId177" Type="http://schemas.openxmlformats.org/officeDocument/2006/relationships/image" Target="media/image87.wmf"/><Relationship Id="rId198" Type="http://schemas.openxmlformats.org/officeDocument/2006/relationships/theme" Target="theme/theme1.xml"/><Relationship Id="rId18" Type="http://schemas.openxmlformats.org/officeDocument/2006/relationships/image" Target="media/image7.wmf"/><Relationship Id="rId39" Type="http://schemas.openxmlformats.org/officeDocument/2006/relationships/oleObject" Target="embeddings/oleObject16.bin"/><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image" Target="media/image60.wmf"/><Relationship Id="rId146" Type="http://schemas.openxmlformats.org/officeDocument/2006/relationships/oleObject" Target="embeddings/oleObject69.bin"/><Relationship Id="rId167" Type="http://schemas.openxmlformats.org/officeDocument/2006/relationships/image" Target="media/image82.wmf"/><Relationship Id="rId188" Type="http://schemas.openxmlformats.org/officeDocument/2006/relationships/image" Target="media/image97.png"/></Relationships>
</file>

<file path=word/_rels/header3.xml.rels><?xml version="1.0" encoding="UTF-8" standalone="yes"?>
<Relationships xmlns="http://schemas.openxmlformats.org/package/2006/relationships"><Relationship Id="rId2" Type="http://schemas.openxmlformats.org/officeDocument/2006/relationships/image" Target="media/image101.png"/><Relationship Id="rId1" Type="http://schemas.openxmlformats.org/officeDocument/2006/relationships/image" Target="media/image100.png"/></Relationships>
</file>

<file path=word/_rels/settings.xml.rels><?xml version="1.0" encoding="UTF-8" standalone="yes"?>
<Relationships xmlns="http://schemas.openxmlformats.org/package/2006/relationships"><Relationship Id="rId1" Type="http://schemas.openxmlformats.org/officeDocument/2006/relationships/attachedTemplate" Target="file:///D:\Workspace\Academic\Aerospace\aerospace-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B68D42-F668-4A2F-A119-0E8616A47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aerospace-template.dot</Template>
  <TotalTime>3906</TotalTime>
  <Pages>1</Pages>
  <Words>11312</Words>
  <Characters>64482</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75643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z</dc:creator>
  <cp:keywords/>
  <dc:description/>
  <cp:lastModifiedBy>z</cp:lastModifiedBy>
  <cp:revision>2</cp:revision>
  <dcterms:created xsi:type="dcterms:W3CDTF">2023-02-12T15:43:00Z</dcterms:created>
  <dcterms:modified xsi:type="dcterms:W3CDTF">2023-02-18T07:27:00Z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